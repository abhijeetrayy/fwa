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C6CF" w14:textId="5C3FBC18" w:rsidR="0067503F" w:rsidRDefault="00FF431E" w:rsidP="00FF431E">
      <w:pPr>
        <w:jc w:val="center"/>
        <w:rPr>
          <w:b/>
          <w:bCs/>
          <w:u w:val="single"/>
          <w:rtl/>
          <w:lang w:val="en-US"/>
        </w:rPr>
      </w:pPr>
      <w:r w:rsidRPr="00FF431E">
        <w:rPr>
          <w:b/>
          <w:bCs/>
          <w:u w:val="single"/>
          <w:lang w:val="en-US"/>
        </w:rPr>
        <w:fldChar w:fldCharType="begin"/>
      </w:r>
      <w:r w:rsidRPr="00FF431E">
        <w:rPr>
          <w:b/>
          <w:bCs/>
          <w:u w:val="single"/>
          <w:lang w:val="en-US"/>
        </w:rPr>
        <w:instrText>HYPERLINK "http://WWW</w:instrText>
      </w:r>
      <w:r w:rsidRPr="00FF431E">
        <w:rPr>
          <w:rFonts w:hint="cs"/>
          <w:b/>
          <w:bCs/>
          <w:u w:val="single"/>
          <w:rtl/>
          <w:lang w:val="en-US"/>
        </w:rPr>
        <w:instrText>.</w:instrText>
      </w:r>
      <w:r w:rsidRPr="00FF431E">
        <w:rPr>
          <w:b/>
          <w:bCs/>
          <w:u w:val="single"/>
          <w:lang w:val="en-US"/>
        </w:rPr>
        <w:instrText>FWA</w:instrText>
      </w:r>
      <w:r w:rsidRPr="00FF431E">
        <w:rPr>
          <w:rFonts w:hint="cs"/>
          <w:b/>
          <w:bCs/>
          <w:u w:val="single"/>
          <w:rtl/>
          <w:lang w:val="en-US"/>
        </w:rPr>
        <w:instrText>.</w:instrText>
      </w:r>
      <w:r w:rsidRPr="00FF431E">
        <w:rPr>
          <w:b/>
          <w:bCs/>
          <w:u w:val="single"/>
          <w:lang w:val="en-US"/>
        </w:rPr>
        <w:instrText>CO</w:instrText>
      </w:r>
      <w:r w:rsidRPr="00FF431E">
        <w:rPr>
          <w:rFonts w:hint="cs"/>
          <w:b/>
          <w:bCs/>
          <w:u w:val="single"/>
          <w:rtl/>
          <w:lang w:val="en-US"/>
        </w:rPr>
        <w:instrText>.</w:instrText>
      </w:r>
      <w:r w:rsidRPr="00FF431E">
        <w:rPr>
          <w:b/>
          <w:bCs/>
          <w:u w:val="single"/>
          <w:lang w:val="en-US"/>
        </w:rPr>
        <w:instrText>IL"</w:instrText>
      </w:r>
      <w:r w:rsidRPr="00FF431E">
        <w:rPr>
          <w:b/>
          <w:bCs/>
          <w:u w:val="single"/>
          <w:lang w:val="en-US"/>
        </w:rPr>
      </w:r>
      <w:r w:rsidRPr="00FF431E">
        <w:rPr>
          <w:b/>
          <w:bCs/>
          <w:u w:val="single"/>
          <w:lang w:val="en-US"/>
        </w:rPr>
        <w:fldChar w:fldCharType="separate"/>
      </w:r>
      <w:r w:rsidRPr="00FF431E">
        <w:rPr>
          <w:rStyle w:val="Hyperlink"/>
          <w:b/>
          <w:bCs/>
          <w:lang w:val="en-US"/>
        </w:rPr>
        <w:t>WWW</w:t>
      </w:r>
      <w:r w:rsidRPr="00FF431E">
        <w:rPr>
          <w:rStyle w:val="Hyperlink"/>
          <w:rFonts w:hint="cs"/>
          <w:b/>
          <w:bCs/>
          <w:rtl/>
          <w:lang w:val="en-US"/>
        </w:rPr>
        <w:t>.</w:t>
      </w:r>
      <w:r w:rsidRPr="00FF431E">
        <w:rPr>
          <w:rStyle w:val="Hyperlink"/>
          <w:b/>
          <w:bCs/>
          <w:lang w:val="en-US"/>
        </w:rPr>
        <w:t>FWA</w:t>
      </w:r>
      <w:r w:rsidRPr="00FF431E">
        <w:rPr>
          <w:rStyle w:val="Hyperlink"/>
          <w:rFonts w:hint="cs"/>
          <w:b/>
          <w:bCs/>
          <w:rtl/>
          <w:lang w:val="en-US"/>
        </w:rPr>
        <w:t>.</w:t>
      </w:r>
      <w:r w:rsidRPr="00FF431E">
        <w:rPr>
          <w:rStyle w:val="Hyperlink"/>
          <w:b/>
          <w:bCs/>
          <w:lang w:val="en-US"/>
        </w:rPr>
        <w:t>CO</w:t>
      </w:r>
      <w:r w:rsidRPr="00FF431E">
        <w:rPr>
          <w:rStyle w:val="Hyperlink"/>
          <w:rFonts w:hint="cs"/>
          <w:b/>
          <w:bCs/>
          <w:rtl/>
          <w:lang w:val="en-US"/>
        </w:rPr>
        <w:t>.</w:t>
      </w:r>
      <w:r w:rsidRPr="00FF431E">
        <w:rPr>
          <w:rStyle w:val="Hyperlink"/>
          <w:b/>
          <w:bCs/>
          <w:lang w:val="en-US"/>
        </w:rPr>
        <w:t>IL</w:t>
      </w:r>
      <w:r w:rsidRPr="00FF431E">
        <w:rPr>
          <w:b/>
          <w:bCs/>
          <w:u w:val="single"/>
          <w:lang w:val="en-US"/>
        </w:rPr>
        <w:fldChar w:fldCharType="end"/>
      </w:r>
      <w:r w:rsidRPr="00FF431E">
        <w:rPr>
          <w:b/>
          <w:bCs/>
          <w:u w:val="single"/>
          <w:lang w:val="en-US"/>
        </w:rPr>
        <w:t xml:space="preserve"> </w:t>
      </w:r>
      <w:r w:rsidRPr="00FF431E">
        <w:rPr>
          <w:rFonts w:hint="cs"/>
          <w:b/>
          <w:bCs/>
          <w:u w:val="single"/>
          <w:rtl/>
          <w:lang w:val="en-US"/>
        </w:rPr>
        <w:t>--</w:t>
      </w:r>
      <w:r w:rsidRPr="00FF431E">
        <w:rPr>
          <w:b/>
          <w:bCs/>
          <w:u w:val="single"/>
          <w:lang w:val="en-US"/>
        </w:rPr>
        <w:t xml:space="preserve">   HEB</w:t>
      </w:r>
    </w:p>
    <w:p w14:paraId="228A925B" w14:textId="77777777" w:rsidR="00FF431E" w:rsidRDefault="00FF431E" w:rsidP="00FF431E">
      <w:pPr>
        <w:jc w:val="center"/>
        <w:rPr>
          <w:b/>
          <w:bCs/>
          <w:u w:val="single"/>
          <w:rtl/>
          <w:lang w:val="en-US"/>
        </w:rPr>
      </w:pPr>
    </w:p>
    <w:p w14:paraId="41E5C0AA" w14:textId="77777777" w:rsidR="00FF431E" w:rsidRPr="00FF431E" w:rsidRDefault="00FF431E" w:rsidP="00FF431E">
      <w:pPr>
        <w:bidi/>
        <w:rPr>
          <w:b/>
          <w:bCs/>
          <w:u w:val="single"/>
        </w:rPr>
      </w:pPr>
      <w:r w:rsidRPr="00FF431E">
        <w:rPr>
          <w:b/>
          <w:bCs/>
          <w:u w:val="single"/>
          <w:rtl/>
          <w:lang w:val="en-US"/>
        </w:rPr>
        <w:t>תפריט ניווט</w:t>
      </w:r>
    </w:p>
    <w:p w14:paraId="261D23B5" w14:textId="77777777" w:rsidR="00FF431E" w:rsidRPr="00FF431E" w:rsidRDefault="00FF431E" w:rsidP="00FF431E">
      <w:pPr>
        <w:numPr>
          <w:ilvl w:val="0"/>
          <w:numId w:val="1"/>
        </w:numPr>
        <w:bidi/>
      </w:pPr>
      <w:r w:rsidRPr="00FF431E">
        <w:rPr>
          <w:rtl/>
          <w:lang w:val="en-US"/>
        </w:rPr>
        <w:t>מי אנחנו</w:t>
      </w:r>
    </w:p>
    <w:p w14:paraId="46EFAA73" w14:textId="77777777" w:rsidR="00FF431E" w:rsidRPr="00FF431E" w:rsidRDefault="00FF431E" w:rsidP="00FF431E">
      <w:pPr>
        <w:numPr>
          <w:ilvl w:val="1"/>
          <w:numId w:val="1"/>
        </w:numPr>
        <w:bidi/>
      </w:pPr>
      <w:r w:rsidRPr="00FF431E">
        <w:rPr>
          <w:rtl/>
          <w:lang w:val="en-US"/>
        </w:rPr>
        <w:t>אודותינו</w:t>
      </w:r>
    </w:p>
    <w:p w14:paraId="736AD37E" w14:textId="77777777" w:rsidR="00FF431E" w:rsidRPr="00FF431E" w:rsidRDefault="00FF431E" w:rsidP="00FF431E">
      <w:pPr>
        <w:numPr>
          <w:ilvl w:val="1"/>
          <w:numId w:val="1"/>
        </w:numPr>
        <w:bidi/>
      </w:pPr>
      <w:r w:rsidRPr="00FF431E">
        <w:rPr>
          <w:rtl/>
          <w:lang w:val="en-US"/>
        </w:rPr>
        <w:t>הצוות שלנו</w:t>
      </w:r>
    </w:p>
    <w:p w14:paraId="6440812E" w14:textId="77777777" w:rsidR="00FF431E" w:rsidRPr="00FF431E" w:rsidRDefault="00FF431E" w:rsidP="00FF431E">
      <w:pPr>
        <w:numPr>
          <w:ilvl w:val="0"/>
          <w:numId w:val="1"/>
        </w:numPr>
        <w:bidi/>
      </w:pPr>
      <w:r w:rsidRPr="00FF431E">
        <w:rPr>
          <w:rtl/>
          <w:lang w:val="en-US"/>
        </w:rPr>
        <w:t>השירותים שלנו</w:t>
      </w:r>
    </w:p>
    <w:p w14:paraId="19A8BE05" w14:textId="77777777" w:rsidR="00FF431E" w:rsidRPr="00FF431E" w:rsidRDefault="00FF431E" w:rsidP="00FF431E">
      <w:pPr>
        <w:numPr>
          <w:ilvl w:val="1"/>
          <w:numId w:val="1"/>
        </w:numPr>
        <w:bidi/>
      </w:pPr>
      <w:r w:rsidRPr="00FF431E">
        <w:rPr>
          <w:rtl/>
          <w:lang w:val="en-US"/>
        </w:rPr>
        <w:t>הערכים שלנו</w:t>
      </w:r>
    </w:p>
    <w:p w14:paraId="798E8667" w14:textId="77777777" w:rsidR="00FF431E" w:rsidRPr="00FF431E" w:rsidRDefault="00FF431E" w:rsidP="00FF431E">
      <w:pPr>
        <w:numPr>
          <w:ilvl w:val="1"/>
          <w:numId w:val="1"/>
        </w:numPr>
        <w:bidi/>
      </w:pPr>
      <w:r w:rsidRPr="00FF431E">
        <w:rPr>
          <w:rtl/>
          <w:lang w:val="en-US"/>
        </w:rPr>
        <w:t>הגישה שלנו</w:t>
      </w:r>
    </w:p>
    <w:p w14:paraId="6BC70D49" w14:textId="77777777" w:rsidR="00FF431E" w:rsidRPr="00FF431E" w:rsidRDefault="00FF431E" w:rsidP="00FF431E">
      <w:pPr>
        <w:numPr>
          <w:ilvl w:val="1"/>
          <w:numId w:val="1"/>
        </w:numPr>
        <w:bidi/>
      </w:pPr>
      <w:r w:rsidRPr="00FF431E">
        <w:rPr>
          <w:rtl/>
          <w:lang w:val="en-US"/>
        </w:rPr>
        <w:t>סל השירותים</w:t>
      </w:r>
    </w:p>
    <w:p w14:paraId="4E558AB3" w14:textId="77777777" w:rsidR="00FF431E" w:rsidRPr="00FF431E" w:rsidRDefault="00FF431E" w:rsidP="00FF431E">
      <w:pPr>
        <w:numPr>
          <w:ilvl w:val="1"/>
          <w:numId w:val="1"/>
        </w:numPr>
        <w:bidi/>
      </w:pPr>
      <w:r w:rsidRPr="00FF431E">
        <w:rPr>
          <w:rtl/>
          <w:lang w:val="en-US"/>
        </w:rPr>
        <w:t>פילוסופיית ההשקעות</w:t>
      </w:r>
    </w:p>
    <w:p w14:paraId="42B6E57F" w14:textId="77777777" w:rsidR="00FF431E" w:rsidRPr="00FF431E" w:rsidRDefault="00FF431E" w:rsidP="00FF431E">
      <w:pPr>
        <w:numPr>
          <w:ilvl w:val="0"/>
          <w:numId w:val="1"/>
        </w:numPr>
        <w:bidi/>
      </w:pPr>
      <w:proofErr w:type="spellStart"/>
      <w:r w:rsidRPr="00FF431E">
        <w:rPr>
          <w:rtl/>
          <w:lang w:val="en-US"/>
        </w:rPr>
        <w:t>פמילי</w:t>
      </w:r>
      <w:proofErr w:type="spellEnd"/>
      <w:r w:rsidRPr="00FF431E">
        <w:rPr>
          <w:rtl/>
          <w:lang w:val="en-US"/>
        </w:rPr>
        <w:t xml:space="preserve"> אופיס</w:t>
      </w:r>
      <w:r w:rsidRPr="00FF431E">
        <w:t xml:space="preserve"> (Family Office)</w:t>
      </w:r>
    </w:p>
    <w:p w14:paraId="7D8F0543" w14:textId="77777777" w:rsidR="00FF431E" w:rsidRPr="00FF431E" w:rsidRDefault="00FF431E" w:rsidP="00FF431E">
      <w:pPr>
        <w:numPr>
          <w:ilvl w:val="1"/>
          <w:numId w:val="1"/>
        </w:numPr>
        <w:bidi/>
      </w:pPr>
      <w:r w:rsidRPr="00FF431E">
        <w:rPr>
          <w:rtl/>
          <w:lang w:val="en-US"/>
        </w:rPr>
        <w:t xml:space="preserve">יסודות </w:t>
      </w:r>
      <w:proofErr w:type="spellStart"/>
      <w:r w:rsidRPr="00FF431E">
        <w:rPr>
          <w:rtl/>
          <w:lang w:val="en-US"/>
        </w:rPr>
        <w:t>הפמילי</w:t>
      </w:r>
      <w:proofErr w:type="spellEnd"/>
      <w:r w:rsidRPr="00FF431E">
        <w:rPr>
          <w:rtl/>
          <w:lang w:val="en-US"/>
        </w:rPr>
        <w:t xml:space="preserve"> אופיס</w:t>
      </w:r>
    </w:p>
    <w:p w14:paraId="72C9CA28" w14:textId="77777777" w:rsidR="00FF431E" w:rsidRPr="00FF431E" w:rsidRDefault="00FF431E" w:rsidP="00FF431E">
      <w:pPr>
        <w:numPr>
          <w:ilvl w:val="0"/>
          <w:numId w:val="1"/>
        </w:numPr>
        <w:bidi/>
      </w:pPr>
      <w:r w:rsidRPr="00FF431E">
        <w:rPr>
          <w:rtl/>
          <w:lang w:val="en-US"/>
        </w:rPr>
        <w:t>שאלות נפוצות</w:t>
      </w:r>
      <w:r w:rsidRPr="00FF431E">
        <w:t xml:space="preserve"> (FAQ)</w:t>
      </w:r>
    </w:p>
    <w:p w14:paraId="425D533F" w14:textId="77777777" w:rsidR="00FF431E" w:rsidRPr="00FF431E" w:rsidRDefault="00FF431E" w:rsidP="00FF431E">
      <w:pPr>
        <w:numPr>
          <w:ilvl w:val="0"/>
          <w:numId w:val="1"/>
        </w:numPr>
        <w:bidi/>
      </w:pPr>
      <w:r w:rsidRPr="00FF431E">
        <w:rPr>
          <w:rtl/>
          <w:lang w:val="en-US"/>
        </w:rPr>
        <w:t>צור קשר</w:t>
      </w:r>
    </w:p>
    <w:p w14:paraId="36F35A9B" w14:textId="4462D4DB" w:rsidR="00FF431E" w:rsidRPr="00FF431E" w:rsidRDefault="00000000" w:rsidP="00FF431E">
      <w:pPr>
        <w:bidi/>
        <w:rPr>
          <w:rtl/>
          <w:lang w:val="en-US"/>
        </w:rPr>
      </w:pPr>
      <w:r>
        <w:pict w14:anchorId="03ADFA2A">
          <v:rect id="_x0000_i1025" style="width:0;height:1.5pt" o:hralign="center" o:hrstd="t" o:hr="t" fillcolor="#a0a0a0" stroked="f"/>
        </w:pict>
      </w:r>
    </w:p>
    <w:p w14:paraId="5F103544" w14:textId="683F2DB8" w:rsidR="00D069AF" w:rsidRDefault="00D069AF" w:rsidP="00D069AF">
      <w:pPr>
        <w:bidi/>
        <w:rPr>
          <w:b/>
          <w:bCs/>
          <w:rtl/>
          <w:lang w:val="en-US"/>
        </w:rPr>
      </w:pPr>
      <w:r>
        <w:rPr>
          <w:b/>
          <w:bCs/>
          <w:lang w:val="en-US"/>
        </w:rPr>
        <w:t>HOME PAGE</w:t>
      </w:r>
    </w:p>
    <w:p w14:paraId="6DA7557F" w14:textId="300586C6" w:rsidR="00FF431E" w:rsidRPr="00FF431E" w:rsidRDefault="00FF431E" w:rsidP="00D069AF">
      <w:pPr>
        <w:bidi/>
        <w:rPr>
          <w:b/>
          <w:bCs/>
        </w:rPr>
      </w:pPr>
      <w:r w:rsidRPr="00FF431E">
        <w:rPr>
          <w:b/>
          <w:bCs/>
          <w:rtl/>
          <w:lang w:val="en-US"/>
        </w:rPr>
        <w:t>כותרת ראשית</w:t>
      </w:r>
      <w:r w:rsidRPr="00FF431E">
        <w:rPr>
          <w:b/>
          <w:bCs/>
        </w:rPr>
        <w:t xml:space="preserve"> (Hero Section)</w:t>
      </w:r>
    </w:p>
    <w:p w14:paraId="45E836C7" w14:textId="77777777" w:rsidR="00FF431E" w:rsidRPr="00FF431E" w:rsidRDefault="00FF431E" w:rsidP="00FF431E">
      <w:pPr>
        <w:bidi/>
        <w:rPr>
          <w:b/>
          <w:bCs/>
          <w:rtl/>
          <w:lang w:val="en-US"/>
        </w:rPr>
      </w:pPr>
      <w:r w:rsidRPr="00FF431E">
        <w:rPr>
          <w:b/>
          <w:bCs/>
          <w:rtl/>
          <w:lang w:val="en-US"/>
        </w:rPr>
        <w:t>ה</w:t>
      </w:r>
      <w:r w:rsidRPr="00FF431E">
        <w:rPr>
          <w:b/>
          <w:bCs/>
        </w:rPr>
        <w:t xml:space="preserve">-CFO </w:t>
      </w:r>
      <w:r w:rsidRPr="00FF431E">
        <w:rPr>
          <w:b/>
          <w:bCs/>
          <w:rtl/>
          <w:lang w:val="en-US"/>
        </w:rPr>
        <w:t xml:space="preserve">האישי שלכם לניהול הון בין-דורי </w:t>
      </w:r>
    </w:p>
    <w:p w14:paraId="4787D482" w14:textId="2C800262" w:rsidR="00FF431E" w:rsidRPr="00FF431E" w:rsidRDefault="00FF431E" w:rsidP="00FF431E">
      <w:pPr>
        <w:bidi/>
      </w:pPr>
      <w:r w:rsidRPr="00FF431E">
        <w:rPr>
          <w:rtl/>
          <w:lang w:val="en-US"/>
        </w:rPr>
        <w:t>אנו מעניקים בהירות, פרספקטיבה אסטרטגית וביטחון ארוך טווח בניהול ההון המשפחתי – כדי להבטיח שהעושר שלכם ישגשג לאורך דורות</w:t>
      </w:r>
      <w:r w:rsidRPr="00FF431E">
        <w:t>.</w:t>
      </w:r>
    </w:p>
    <w:p w14:paraId="40F0644E" w14:textId="77777777" w:rsidR="00FF431E" w:rsidRPr="00FF431E" w:rsidRDefault="00FF431E" w:rsidP="00FF431E">
      <w:pPr>
        <w:bidi/>
      </w:pPr>
      <w:r w:rsidRPr="00FF431E">
        <w:rPr>
          <w:rtl/>
          <w:lang w:val="en-US"/>
        </w:rPr>
        <w:t>[כפתור: צור קשר] [כפתור: השירותים שלנו]</w:t>
      </w:r>
    </w:p>
    <w:p w14:paraId="1E238589" w14:textId="77777777" w:rsidR="00FF431E" w:rsidRDefault="00FF431E" w:rsidP="006879D6">
      <w:pPr>
        <w:pStyle w:val="Heading2"/>
        <w:bidi/>
        <w:rPr>
          <w:b/>
          <w:bCs/>
          <w:u w:val="single"/>
          <w:rtl/>
        </w:rPr>
      </w:pPr>
    </w:p>
    <w:p w14:paraId="2A3E6A50" w14:textId="77777777" w:rsidR="00FF431E" w:rsidRPr="00FF431E" w:rsidRDefault="00FF431E" w:rsidP="00FF431E">
      <w:pPr>
        <w:bidi/>
        <w:rPr>
          <w:b/>
          <w:bCs/>
          <w:u w:val="single"/>
        </w:rPr>
      </w:pPr>
      <w:r w:rsidRPr="00FF431E">
        <w:rPr>
          <w:b/>
          <w:bCs/>
          <w:u w:val="single"/>
          <w:rtl/>
        </w:rPr>
        <w:t>מי אנחנו</w:t>
      </w:r>
    </w:p>
    <w:p w14:paraId="1BCC8A4E" w14:textId="77777777" w:rsidR="00FF431E" w:rsidRPr="00FF431E" w:rsidRDefault="00FF431E" w:rsidP="00FF431E">
      <w:pPr>
        <w:bidi/>
        <w:rPr>
          <w:b/>
          <w:bCs/>
          <w:rtl/>
        </w:rPr>
      </w:pPr>
      <w:r w:rsidRPr="00FF431E">
        <w:rPr>
          <w:b/>
          <w:bCs/>
          <w:rtl/>
        </w:rPr>
        <w:t xml:space="preserve">שותף נאמן לשימור והגנה על ההון </w:t>
      </w:r>
    </w:p>
    <w:p w14:paraId="37813769" w14:textId="14E7CDBD" w:rsidR="00FF431E" w:rsidRPr="00FF431E" w:rsidRDefault="00FF431E" w:rsidP="00FF431E">
      <w:pPr>
        <w:bidi/>
      </w:pPr>
      <w:r w:rsidRPr="00FF431E">
        <w:rPr>
          <w:rtl/>
        </w:rPr>
        <w:t>חברת</w:t>
      </w:r>
      <w:r w:rsidRPr="00FF431E">
        <w:t xml:space="preserve"> Family Wealth Advisors </w:t>
      </w:r>
      <w:r w:rsidRPr="00FF431E">
        <w:rPr>
          <w:rtl/>
        </w:rPr>
        <w:t>הוקמה בשנת 2009 עם מטרה אחת מרכזית: להעניק למשפחות בעלות הון את אותה רמה של מומחיות פיננסית הזמינה למשקיעים מוסדיים – אך בגישה אישית מאוד ומבוססת מערכת יחסים קרובה</w:t>
      </w:r>
      <w:r w:rsidRPr="00FF431E">
        <w:t>.</w:t>
      </w:r>
    </w:p>
    <w:p w14:paraId="73378165" w14:textId="7C669A4E" w:rsidR="00FF431E" w:rsidRPr="00FF431E" w:rsidRDefault="00FF431E" w:rsidP="00FF431E">
      <w:pPr>
        <w:bidi/>
      </w:pPr>
      <w:r w:rsidRPr="00FF431E">
        <w:rPr>
          <w:rtl/>
        </w:rPr>
        <w:t>אנו משמשים כ</w:t>
      </w:r>
      <w:r w:rsidRPr="00FF431E">
        <w:t>-</w:t>
      </w:r>
      <w:r>
        <w:rPr>
          <w:rFonts w:hint="cs"/>
          <w:rtl/>
        </w:rPr>
        <w:t>"</w:t>
      </w:r>
      <w:r w:rsidRPr="00FF431E">
        <w:t xml:space="preserve">"CFO </w:t>
      </w:r>
      <w:r w:rsidRPr="00FF431E">
        <w:rPr>
          <w:rtl/>
        </w:rPr>
        <w:t>האישי שלכם, ומהווים מרכז ניהולי אחיד לעסקים המשפחתיים, לתיקי ההשקעות, לאסטרטגיות המס ולהעברת העושר בין הדורות</w:t>
      </w:r>
      <w:r w:rsidRPr="00FF431E">
        <w:t>.</w:t>
      </w:r>
    </w:p>
    <w:p w14:paraId="336C001F" w14:textId="76FF6517" w:rsidR="00FF431E" w:rsidRPr="00FF431E" w:rsidRDefault="00FF431E" w:rsidP="00FF431E">
      <w:pPr>
        <w:bidi/>
      </w:pPr>
      <w:r w:rsidRPr="00FF431E">
        <w:rPr>
          <w:rtl/>
        </w:rPr>
        <w:lastRenderedPageBreak/>
        <w:t xml:space="preserve">כפתור: </w:t>
      </w:r>
      <w:r>
        <w:rPr>
          <w:rFonts w:hint="cs"/>
          <w:rtl/>
        </w:rPr>
        <w:t xml:space="preserve"> [</w:t>
      </w:r>
      <w:r w:rsidRPr="00FF431E">
        <w:rPr>
          <w:rtl/>
        </w:rPr>
        <w:t>לסיפור המלא שלנו</w:t>
      </w:r>
      <w:r>
        <w:rPr>
          <w:rFonts w:hint="cs"/>
          <w:rtl/>
        </w:rPr>
        <w:t>]</w:t>
      </w:r>
    </w:p>
    <w:p w14:paraId="514D65A0" w14:textId="77777777" w:rsidR="00FF431E" w:rsidRPr="00FF431E" w:rsidRDefault="00000000" w:rsidP="00FF431E">
      <w:pPr>
        <w:bidi/>
      </w:pPr>
      <w:r>
        <w:pict w14:anchorId="5CDE4380">
          <v:rect id="_x0000_i1026" style="width:0;height:1.5pt" o:hralign="center" o:hrstd="t" o:hr="t" fillcolor="#a0a0a0" stroked="f"/>
        </w:pict>
      </w:r>
    </w:p>
    <w:p w14:paraId="21408617" w14:textId="7EB0EB47" w:rsidR="00FF431E" w:rsidRPr="00FF431E" w:rsidRDefault="00FF431E" w:rsidP="00FF431E">
      <w:pPr>
        <w:bidi/>
      </w:pPr>
      <w:r w:rsidRPr="00FF431E">
        <w:rPr>
          <w:b/>
          <w:bCs/>
          <w:u w:val="single"/>
          <w:rtl/>
        </w:rPr>
        <w:t>מה אנחנו עושים</w:t>
      </w:r>
      <w:r>
        <w:rPr>
          <w:rFonts w:hint="cs"/>
          <w:rtl/>
        </w:rPr>
        <w:t xml:space="preserve"> [6 קוביות]</w:t>
      </w:r>
    </w:p>
    <w:p w14:paraId="4364E776" w14:textId="77777777" w:rsidR="00FF431E" w:rsidRPr="00FF431E" w:rsidRDefault="00FF431E" w:rsidP="00FF431E">
      <w:pPr>
        <w:bidi/>
        <w:jc w:val="center"/>
        <w:rPr>
          <w:b/>
          <w:bCs/>
        </w:rPr>
      </w:pPr>
      <w:r w:rsidRPr="00FF431E">
        <w:rPr>
          <w:b/>
          <w:bCs/>
          <w:rtl/>
        </w:rPr>
        <w:t xml:space="preserve">שירותי </w:t>
      </w:r>
      <w:proofErr w:type="spellStart"/>
      <w:r w:rsidRPr="00FF431E">
        <w:rPr>
          <w:b/>
          <w:bCs/>
          <w:rtl/>
        </w:rPr>
        <w:t>פמילי</w:t>
      </w:r>
      <w:proofErr w:type="spellEnd"/>
      <w:r w:rsidRPr="00FF431E">
        <w:rPr>
          <w:b/>
          <w:bCs/>
          <w:rtl/>
        </w:rPr>
        <w:t xml:space="preserve"> אופיס מקיפים מערך שירותים מותאם אישית שנבנה לפי הצרכים הספציפיים, היעדים והנסיבות המשפחתיות שלכם</w:t>
      </w:r>
      <w:r w:rsidRPr="00FF431E">
        <w:rPr>
          <w:b/>
          <w:bCs/>
        </w:rPr>
        <w:t>.</w:t>
      </w:r>
    </w:p>
    <w:p w14:paraId="1110822C" w14:textId="77777777" w:rsidR="00FF431E" w:rsidRPr="00FF431E" w:rsidRDefault="00FF431E" w:rsidP="00FF431E">
      <w:pPr>
        <w:numPr>
          <w:ilvl w:val="0"/>
          <w:numId w:val="2"/>
        </w:numPr>
        <w:bidi/>
      </w:pPr>
      <w:r w:rsidRPr="00FF431E">
        <w:rPr>
          <w:rtl/>
        </w:rPr>
        <w:t>תכנון הון אסטרטגי</w:t>
      </w:r>
      <w:r w:rsidRPr="00FF431E">
        <w:t xml:space="preserve">: </w:t>
      </w:r>
      <w:r w:rsidRPr="00FF431E">
        <w:rPr>
          <w:rtl/>
        </w:rPr>
        <w:t>אסטרטגיות מקיפות להגנה, צמיחה והעברת ההון המשפחתי על פני מספר דורות, עם אבני דרך ברורות</w:t>
      </w:r>
      <w:r w:rsidRPr="00FF431E">
        <w:t>.</w:t>
      </w:r>
    </w:p>
    <w:p w14:paraId="415E7F77" w14:textId="6039276E" w:rsidR="00FF431E" w:rsidRPr="00FF431E" w:rsidRDefault="00FF431E" w:rsidP="00FF431E">
      <w:pPr>
        <w:numPr>
          <w:ilvl w:val="0"/>
          <w:numId w:val="2"/>
        </w:numPr>
        <w:bidi/>
      </w:pPr>
      <w:r w:rsidRPr="00FF431E">
        <w:rPr>
          <w:rtl/>
        </w:rPr>
        <w:t>ניהול השקעות</w:t>
      </w:r>
      <w:r w:rsidRPr="00FF431E">
        <w:t xml:space="preserve">: </w:t>
      </w:r>
      <w:r w:rsidRPr="00FF431E">
        <w:rPr>
          <w:rtl/>
        </w:rPr>
        <w:t xml:space="preserve">ניהול </w:t>
      </w:r>
      <w:r>
        <w:rPr>
          <w:rFonts w:hint="cs"/>
          <w:rtl/>
        </w:rPr>
        <w:t>השקעות</w:t>
      </w:r>
      <w:r w:rsidRPr="00FF431E">
        <w:rPr>
          <w:rtl/>
        </w:rPr>
        <w:t xml:space="preserve"> מבוסס ראיות</w:t>
      </w:r>
      <w:r w:rsidRPr="00FF431E">
        <w:t xml:space="preserve"> (Evidence-based) </w:t>
      </w:r>
      <w:r w:rsidRPr="00FF431E">
        <w:rPr>
          <w:rtl/>
        </w:rPr>
        <w:t>עם גישה להשקעות באיכות מוסדית, פיזור גלובלי ואיזון מחדש קפדני</w:t>
      </w:r>
      <w:r w:rsidRPr="00FF431E">
        <w:t>.</w:t>
      </w:r>
    </w:p>
    <w:p w14:paraId="614CDBE2" w14:textId="6090064B" w:rsidR="00FF431E" w:rsidRPr="00FF431E" w:rsidRDefault="00FF431E" w:rsidP="00FF431E">
      <w:pPr>
        <w:numPr>
          <w:ilvl w:val="0"/>
          <w:numId w:val="2"/>
        </w:numPr>
        <w:bidi/>
      </w:pPr>
      <w:proofErr w:type="spellStart"/>
      <w:r w:rsidRPr="00FF431E">
        <w:rPr>
          <w:rtl/>
        </w:rPr>
        <w:t>אופטימיזציית</w:t>
      </w:r>
      <w:proofErr w:type="spellEnd"/>
      <w:r w:rsidRPr="00FF431E">
        <w:rPr>
          <w:rtl/>
        </w:rPr>
        <w:t xml:space="preserve"> מס</w:t>
      </w:r>
      <w:r w:rsidRPr="00FF431E">
        <w:t xml:space="preserve">: </w:t>
      </w:r>
      <w:r w:rsidRPr="00FF431E">
        <w:rPr>
          <w:rtl/>
        </w:rPr>
        <w:t xml:space="preserve">תכנון מס אסטרטגי בין </w:t>
      </w:r>
      <w:r>
        <w:rPr>
          <w:rFonts w:hint="cs"/>
          <w:rtl/>
        </w:rPr>
        <w:t>ישויות ומשטרי מס</w:t>
      </w:r>
      <w:r w:rsidRPr="00FF431E">
        <w:rPr>
          <w:rtl/>
        </w:rPr>
        <w:t xml:space="preserve"> שונים במטרה למזער חבויות מס, למקסם תשואות נטו ולהבטיח עמידה מלאה בדרישות הרגולציה</w:t>
      </w:r>
      <w:r w:rsidRPr="00FF431E">
        <w:t>.</w:t>
      </w:r>
    </w:p>
    <w:p w14:paraId="5C9C5D45" w14:textId="77777777" w:rsidR="00FF431E" w:rsidRPr="00FF431E" w:rsidRDefault="00FF431E" w:rsidP="00FF431E">
      <w:pPr>
        <w:numPr>
          <w:ilvl w:val="0"/>
          <w:numId w:val="2"/>
        </w:numPr>
        <w:bidi/>
      </w:pPr>
      <w:r w:rsidRPr="00FF431E">
        <w:rPr>
          <w:rtl/>
        </w:rPr>
        <w:t>תכנון עיזבון ומורשת</w:t>
      </w:r>
      <w:r w:rsidRPr="00FF431E">
        <w:t xml:space="preserve">: </w:t>
      </w:r>
      <w:r w:rsidRPr="00FF431E">
        <w:rPr>
          <w:rtl/>
        </w:rPr>
        <w:t>שימור מורשת מקיף הכולל נאמנויות, תכנון ירושה, פילנתרופיה והעברת הון חלקה ליורשים</w:t>
      </w:r>
      <w:r w:rsidRPr="00FF431E">
        <w:t>.</w:t>
      </w:r>
    </w:p>
    <w:p w14:paraId="75B2F6AE" w14:textId="77777777" w:rsidR="00FF431E" w:rsidRPr="00FF431E" w:rsidRDefault="00FF431E" w:rsidP="00FF431E">
      <w:pPr>
        <w:numPr>
          <w:ilvl w:val="0"/>
          <w:numId w:val="2"/>
        </w:numPr>
        <w:bidi/>
      </w:pPr>
      <w:r w:rsidRPr="00FF431E">
        <w:rPr>
          <w:rtl/>
        </w:rPr>
        <w:t>ממשל משפחתי</w:t>
      </w:r>
      <w:r w:rsidRPr="00FF431E">
        <w:t xml:space="preserve"> (Family Governance): </w:t>
      </w:r>
      <w:r w:rsidRPr="00FF431E">
        <w:rPr>
          <w:rtl/>
        </w:rPr>
        <w:t>גיבוש "אמנה משפחתית", מבני ממשל ותוכניות חינוך לדור ההמשך, כדי למנוע קונפליקטים ולהבטיח המשכיות</w:t>
      </w:r>
      <w:r w:rsidRPr="00FF431E">
        <w:t>.</w:t>
      </w:r>
    </w:p>
    <w:p w14:paraId="581F42CE" w14:textId="1259E968" w:rsidR="00FF431E" w:rsidRPr="00FF431E" w:rsidRDefault="00FF431E" w:rsidP="00774F5A">
      <w:pPr>
        <w:numPr>
          <w:ilvl w:val="0"/>
          <w:numId w:val="2"/>
        </w:numPr>
        <w:bidi/>
      </w:pPr>
      <w:r w:rsidRPr="00FF431E">
        <w:rPr>
          <w:rtl/>
        </w:rPr>
        <w:t>ניהול סיכונים</w:t>
      </w:r>
      <w:r w:rsidRPr="00FF431E">
        <w:t xml:space="preserve">: </w:t>
      </w:r>
      <w:r w:rsidR="00774F5A" w:rsidRPr="00774F5A">
        <w:rPr>
          <w:rtl/>
        </w:rPr>
        <w:t>יצירת מעטפת הגנה לתיק ההשקעות במטרה לצמצם את השפעת התנודתיות בשווקים. אנו פועלים לאיזון נכון בין הגנה על ההון הקיים לבין ניצול הזדמנויות צמיחה, תוך שמירה על יציבות התיק גם בתנאי שוק משתנים</w:t>
      </w:r>
      <w:r w:rsidR="00774F5A" w:rsidRPr="00774F5A">
        <w:t>.</w:t>
      </w:r>
      <w:r w:rsidR="00000000">
        <w:pict w14:anchorId="55D07AB0">
          <v:rect id="_x0000_i1027" style="width:0;height:1.5pt" o:hralign="center" o:hrstd="t" o:hr="t" fillcolor="#a0a0a0" stroked="f"/>
        </w:pict>
      </w:r>
    </w:p>
    <w:p w14:paraId="4252C45C" w14:textId="77777777" w:rsidR="00FF431E" w:rsidRPr="00FF431E" w:rsidRDefault="00FF431E" w:rsidP="00FF431E">
      <w:pPr>
        <w:bidi/>
        <w:rPr>
          <w:b/>
          <w:bCs/>
          <w:u w:val="single"/>
        </w:rPr>
      </w:pPr>
      <w:r w:rsidRPr="00FF431E">
        <w:rPr>
          <w:b/>
          <w:bCs/>
          <w:u w:val="single"/>
          <w:rtl/>
        </w:rPr>
        <w:t>הגישה שלנו</w:t>
      </w:r>
    </w:p>
    <w:p w14:paraId="77025E1D" w14:textId="77777777" w:rsidR="00774F5A" w:rsidRDefault="00FF431E" w:rsidP="00774F5A">
      <w:pPr>
        <w:bidi/>
        <w:ind w:left="360"/>
        <w:rPr>
          <w:b/>
          <w:bCs/>
          <w:rtl/>
        </w:rPr>
      </w:pPr>
      <w:r w:rsidRPr="00FF431E">
        <w:rPr>
          <w:b/>
          <w:bCs/>
          <w:rtl/>
        </w:rPr>
        <w:t>פילוסופיית השקעות</w:t>
      </w:r>
    </w:p>
    <w:p w14:paraId="7C43C9FF" w14:textId="5925C453" w:rsidR="00FF431E" w:rsidRPr="00FF431E" w:rsidRDefault="00FF431E" w:rsidP="00774F5A">
      <w:pPr>
        <w:bidi/>
        <w:ind w:left="360"/>
      </w:pPr>
      <w:r w:rsidRPr="00FF431E">
        <w:rPr>
          <w:rtl/>
        </w:rPr>
        <w:t xml:space="preserve">שלושה עקרונות מבוססי </w:t>
      </w:r>
      <w:del w:id="0" w:author="Daniel Peretz" w:date="2026-02-19T16:28:00Z" w16du:dateUtc="2026-02-19T14:28:00Z">
        <w:r w:rsidRPr="00FF431E" w:rsidDel="00294202">
          <w:rPr>
            <w:rtl/>
          </w:rPr>
          <w:delText xml:space="preserve">ראיות </w:delText>
        </w:r>
      </w:del>
      <w:ins w:id="1" w:author="Daniel Peretz" w:date="2026-02-19T16:28:00Z" w16du:dateUtc="2026-02-19T14:28:00Z">
        <w:r w:rsidR="00294202">
          <w:rPr>
            <w:rFonts w:hint="cs"/>
            <w:rtl/>
          </w:rPr>
          <w:t>מחקר</w:t>
        </w:r>
        <w:r w:rsidR="00294202" w:rsidRPr="00FF431E">
          <w:rPr>
            <w:rtl/>
          </w:rPr>
          <w:t xml:space="preserve"> </w:t>
        </w:r>
      </w:ins>
      <w:r w:rsidRPr="00FF431E">
        <w:rPr>
          <w:rtl/>
        </w:rPr>
        <w:t>שעמדו במבחן הזמן ומנחים כל החלטה שאנו מקבלים</w:t>
      </w:r>
      <w:r w:rsidRPr="00FF431E">
        <w:t>.</w:t>
      </w:r>
    </w:p>
    <w:p w14:paraId="4FA92DE7" w14:textId="2943E95A" w:rsidR="00FF431E" w:rsidRPr="00FF431E" w:rsidRDefault="00FF431E" w:rsidP="00FF431E">
      <w:pPr>
        <w:numPr>
          <w:ilvl w:val="0"/>
          <w:numId w:val="3"/>
        </w:numPr>
        <w:bidi/>
      </w:pPr>
      <w:del w:id="2" w:author="Daniel Peretz" w:date="2026-02-19T16:28:00Z" w16du:dateUtc="2026-02-19T14:28:00Z">
        <w:r w:rsidRPr="00FF431E" w:rsidDel="00294202">
          <w:rPr>
            <w:rtl/>
          </w:rPr>
          <w:delText xml:space="preserve">ראיות </w:delText>
        </w:r>
      </w:del>
      <w:ins w:id="3" w:author="Daniel Peretz" w:date="2026-02-19T16:28:00Z" w16du:dateUtc="2026-02-19T14:28:00Z">
        <w:r w:rsidR="00294202">
          <w:rPr>
            <w:rFonts w:hint="cs"/>
            <w:rtl/>
          </w:rPr>
          <w:t>עובדות</w:t>
        </w:r>
        <w:r w:rsidR="00294202" w:rsidRPr="00FF431E">
          <w:rPr>
            <w:rtl/>
          </w:rPr>
          <w:t xml:space="preserve"> </w:t>
        </w:r>
      </w:ins>
      <w:r w:rsidRPr="00FF431E">
        <w:rPr>
          <w:rtl/>
        </w:rPr>
        <w:t>על פני ספקולציות</w:t>
      </w:r>
      <w:r w:rsidRPr="00FF431E">
        <w:t xml:space="preserve">: </w:t>
      </w:r>
      <w:r w:rsidRPr="00FF431E">
        <w:rPr>
          <w:rtl/>
        </w:rPr>
        <w:t>אנו בונים תיקי השקעות המבוססים על עשורים של מחקר פיננסי אמפירי – ולא על כותרות עיתונים או תחזיות שוק. האסטרטגיות שלנו נועדו לתפוס צמיחה גלובלית ארוכת טווח באמצעות השקעה שיטתית וממושמעת</w:t>
      </w:r>
      <w:r w:rsidRPr="00FF431E">
        <w:t>.</w:t>
      </w:r>
    </w:p>
    <w:p w14:paraId="2852D0E9" w14:textId="1AE41159" w:rsidR="00FF431E" w:rsidRDefault="00FF431E" w:rsidP="00FF431E">
      <w:pPr>
        <w:numPr>
          <w:ilvl w:val="0"/>
          <w:numId w:val="3"/>
        </w:numPr>
        <w:bidi/>
        <w:rPr>
          <w:ins w:id="4" w:author="Daniel Peretz" w:date="2026-02-19T16:45:00Z" w16du:dateUtc="2026-02-19T14:45:00Z"/>
        </w:rPr>
      </w:pPr>
      <w:del w:id="5" w:author="Daniel Peretz" w:date="2026-02-19T16:45:00Z" w16du:dateUtc="2026-02-19T14:45:00Z">
        <w:r w:rsidRPr="00FF431E" w:rsidDel="00766386">
          <w:rPr>
            <w:rtl/>
          </w:rPr>
          <w:delText>איזון סיכונים אסטרטגי</w:delText>
        </w:r>
        <w:r w:rsidRPr="00FF431E" w:rsidDel="00766386">
          <w:delText xml:space="preserve">: </w:delText>
        </w:r>
        <w:r w:rsidRPr="00FF431E" w:rsidDel="00766386">
          <w:rPr>
            <w:rtl/>
          </w:rPr>
          <w:delText>סיכון הוא לא דבר שיש להימנע ממנו, אלא להבין ולנהל אותו בצורה אסטרטגית. אנו מזהים סיכונים המציעים תשואה צפויה ומפזרים סיכונים שאינם כאלה – תוך איזון בין צורכי הנזילות של המשפחה לבין השאיפה לצמיחה בת קיימא</w:delText>
        </w:r>
        <w:r w:rsidRPr="00FF431E" w:rsidDel="00766386">
          <w:delText>.</w:delText>
        </w:r>
      </w:del>
    </w:p>
    <w:p w14:paraId="2FA35738" w14:textId="3F911067" w:rsidR="00766386" w:rsidRPr="00FF431E" w:rsidRDefault="00766386" w:rsidP="00766386">
      <w:pPr>
        <w:bidi/>
        <w:ind w:left="360"/>
        <w:pPrChange w:id="6" w:author="Daniel Peretz" w:date="2026-02-19T16:45:00Z" w16du:dateUtc="2026-02-19T14:45:00Z">
          <w:pPr>
            <w:numPr>
              <w:numId w:val="3"/>
            </w:numPr>
            <w:tabs>
              <w:tab w:val="num" w:pos="720"/>
            </w:tabs>
            <w:bidi/>
            <w:ind w:left="720" w:hanging="360"/>
          </w:pPr>
        </w:pPrChange>
      </w:pPr>
      <w:ins w:id="7" w:author="Daniel Peretz" w:date="2026-02-19T16:45:00Z">
        <w:r w:rsidRPr="00766386">
          <w:rPr>
            <w:rtl/>
            <w:rPrChange w:id="8" w:author="Daniel Peretz" w:date="2026-02-19T16:45:00Z" w16du:dateUtc="2026-02-19T14:45:00Z">
              <w:rPr>
                <w:b/>
                <w:bCs/>
                <w:rtl/>
              </w:rPr>
            </w:rPrChange>
          </w:rPr>
          <w:t>אופטימיזציה של פרופיל הסיכון</w:t>
        </w:r>
      </w:ins>
      <w:ins w:id="9" w:author="Daniel Peretz" w:date="2026-02-19T16:45:00Z" w16du:dateUtc="2026-02-19T14:45:00Z">
        <w:r>
          <w:rPr>
            <w:rFonts w:hint="cs"/>
            <w:rtl/>
          </w:rPr>
          <w:t>:</w:t>
        </w:r>
      </w:ins>
      <w:ins w:id="10" w:author="Daniel Peretz" w:date="2026-02-19T16:45:00Z">
        <w:r w:rsidRPr="00766386">
          <w:rPr>
            <w:rtl/>
          </w:rPr>
          <w:t xml:space="preserve"> הגישה שלנו לסיכון אינה הימנעות, אלא שליטה. אנו מבחינים בין סיכונים "מתגמלים" התורמים להגדלת ההון, לבין סיכונים עודפים שיש לגדר או לפזר. האסטרטגיה שלנו מבטיחה שקט נפשי דרך איזון קפדני בין נזילות זמינה לבין צמיחה בת-קיימא</w:t>
        </w:r>
        <w:r w:rsidRPr="00766386">
          <w:t>.</w:t>
        </w:r>
      </w:ins>
    </w:p>
    <w:p w14:paraId="0C2533E5" w14:textId="77777777" w:rsidR="00FF431E" w:rsidRDefault="00FF431E" w:rsidP="00FF431E">
      <w:pPr>
        <w:numPr>
          <w:ilvl w:val="0"/>
          <w:numId w:val="3"/>
        </w:numPr>
        <w:bidi/>
      </w:pPr>
      <w:r w:rsidRPr="00FF431E">
        <w:rPr>
          <w:rtl/>
        </w:rPr>
        <w:lastRenderedPageBreak/>
        <w:t>משמעת התנהגותית</w:t>
      </w:r>
      <w:r w:rsidRPr="00FF431E">
        <w:t xml:space="preserve">: </w:t>
      </w:r>
      <w:r w:rsidRPr="00FF431E">
        <w:rPr>
          <w:rtl/>
        </w:rPr>
        <w:t>האיום הגדול ביותר על הון לטווח ארוך הוא תגובה רגשית לתנודתיות קצרת טווח. אנו משמשים כעוגן התנהגותי עבורכם – ומספקים את המשמעת והפרספקטיבה הנחוצות כדי להתמיד בדרך גם בתקופות סוערות בשווקים</w:t>
      </w:r>
      <w:r w:rsidRPr="00FF431E">
        <w:t>.</w:t>
      </w:r>
    </w:p>
    <w:p w14:paraId="4A3783CB" w14:textId="77777777" w:rsidR="00774F5A" w:rsidRDefault="00774F5A" w:rsidP="00774F5A">
      <w:pPr>
        <w:bidi/>
        <w:rPr>
          <w:rtl/>
        </w:rPr>
      </w:pPr>
    </w:p>
    <w:p w14:paraId="0A4482FB" w14:textId="77777777" w:rsidR="00FF431E" w:rsidRPr="00FF431E" w:rsidRDefault="00000000" w:rsidP="00FF431E">
      <w:pPr>
        <w:bidi/>
      </w:pPr>
      <w:r>
        <w:pict w14:anchorId="39FF8F13">
          <v:rect id="_x0000_i1028" style="width:0;height:1.5pt" o:hralign="center" o:hrstd="t" o:hr="t" fillcolor="#a0a0a0" stroked="f"/>
        </w:pict>
      </w:r>
    </w:p>
    <w:p w14:paraId="72793C27" w14:textId="77777777" w:rsidR="00D069AF" w:rsidRDefault="00D069AF" w:rsidP="00D069AF">
      <w:pPr>
        <w:bidi/>
        <w:rPr>
          <w:b/>
          <w:bCs/>
          <w:rtl/>
        </w:rPr>
      </w:pPr>
    </w:p>
    <w:p w14:paraId="01617FCD" w14:textId="1EEFD98A" w:rsidR="00FF431E" w:rsidRPr="00FF431E" w:rsidRDefault="00D069AF" w:rsidP="00D069AF">
      <w:pPr>
        <w:bidi/>
        <w:rPr>
          <w:b/>
          <w:bCs/>
        </w:rPr>
      </w:pPr>
      <w:r w:rsidRPr="00D069AF">
        <w:rPr>
          <w:rFonts w:hint="cs"/>
          <w:b/>
          <w:bCs/>
          <w:rtl/>
        </w:rPr>
        <w:t>הצוות</w:t>
      </w:r>
    </w:p>
    <w:p w14:paraId="147079D2" w14:textId="1A111A4D" w:rsidR="00FF431E" w:rsidRPr="00FF431E" w:rsidRDefault="00B34543" w:rsidP="00B34543">
      <w:pPr>
        <w:bidi/>
      </w:pPr>
      <w:ins w:id="11" w:author="Daniel Peretz" w:date="2026-02-19T16:57:00Z">
        <w:r w:rsidRPr="00B34543">
          <w:rPr>
            <w:rtl/>
          </w:rPr>
          <w:t>האנשים שלנו רותמים עשורים של ניסיון גלובלי למטרה אחת: ההצלחה של המשפחה שלכם</w:t>
        </w:r>
        <w:r w:rsidRPr="00B34543">
          <w:t>.</w:t>
        </w:r>
      </w:ins>
      <w:del w:id="12" w:author="Daniel Peretz" w:date="2026-02-19T16:57:00Z" w16du:dateUtc="2026-02-19T14:57:00Z">
        <w:r w:rsidR="00FF431E" w:rsidRPr="00FF431E" w:rsidDel="00B34543">
          <w:rPr>
            <w:rtl/>
          </w:rPr>
          <w:delText>הכירו את הצוות אנשי המקצוע המנוסים שלנו משלבים עשרות שנים של מומחיות בשווקים פיננסיים גלובליים עם מחויבות אמיתית להצלחת המשפחה שלכם</w:delText>
        </w:r>
      </w:del>
      <w:r w:rsidR="00FF431E" w:rsidRPr="00FF431E">
        <w:t>.</w:t>
      </w:r>
    </w:p>
    <w:p w14:paraId="39FE366C" w14:textId="77777777" w:rsidR="00FF431E" w:rsidRPr="00FF431E" w:rsidRDefault="00FF431E" w:rsidP="00FF431E">
      <w:pPr>
        <w:numPr>
          <w:ilvl w:val="0"/>
          <w:numId w:val="4"/>
        </w:numPr>
        <w:bidi/>
      </w:pPr>
      <w:r w:rsidRPr="00FF431E">
        <w:rPr>
          <w:rtl/>
        </w:rPr>
        <w:t xml:space="preserve">דניאל פרץ </w:t>
      </w:r>
      <w:r w:rsidRPr="00FF431E">
        <w:t xml:space="preserve">– </w:t>
      </w:r>
      <w:r w:rsidRPr="00FF431E">
        <w:rPr>
          <w:rtl/>
        </w:rPr>
        <w:t>מייסד ומנכ"ל</w:t>
      </w:r>
    </w:p>
    <w:p w14:paraId="687A9700" w14:textId="77777777" w:rsidR="00FF431E" w:rsidRPr="00FF431E" w:rsidRDefault="00FF431E" w:rsidP="00FF431E">
      <w:pPr>
        <w:numPr>
          <w:ilvl w:val="0"/>
          <w:numId w:val="4"/>
        </w:numPr>
        <w:bidi/>
      </w:pPr>
      <w:r w:rsidRPr="00FF431E">
        <w:rPr>
          <w:rtl/>
        </w:rPr>
        <w:t xml:space="preserve">גיל בן צדוק, עו"ד </w:t>
      </w:r>
      <w:r w:rsidRPr="00FF431E">
        <w:t xml:space="preserve">– </w:t>
      </w:r>
      <w:r w:rsidRPr="00FF431E">
        <w:rPr>
          <w:rtl/>
        </w:rPr>
        <w:t>מנהל השקעות בכיר</w:t>
      </w:r>
    </w:p>
    <w:p w14:paraId="41FFC15A" w14:textId="77777777" w:rsidR="00FF431E" w:rsidRPr="00FF431E" w:rsidRDefault="00FF431E" w:rsidP="00FF431E">
      <w:pPr>
        <w:numPr>
          <w:ilvl w:val="0"/>
          <w:numId w:val="4"/>
        </w:numPr>
        <w:bidi/>
      </w:pPr>
      <w:r w:rsidRPr="00FF431E">
        <w:rPr>
          <w:rtl/>
        </w:rPr>
        <w:t xml:space="preserve">בנימין </w:t>
      </w:r>
      <w:proofErr w:type="spellStart"/>
      <w:r w:rsidRPr="00FF431E">
        <w:rPr>
          <w:rtl/>
        </w:rPr>
        <w:t>סרקיסוב</w:t>
      </w:r>
      <w:proofErr w:type="spellEnd"/>
      <w:r w:rsidRPr="00FF431E">
        <w:rPr>
          <w:rtl/>
        </w:rPr>
        <w:t xml:space="preserve"> </w:t>
      </w:r>
      <w:r w:rsidRPr="00FF431E">
        <w:t xml:space="preserve">– </w:t>
      </w:r>
      <w:r w:rsidRPr="00FF431E">
        <w:rPr>
          <w:rtl/>
        </w:rPr>
        <w:t>מנהל השקעות</w:t>
      </w:r>
    </w:p>
    <w:p w14:paraId="0BA9782F" w14:textId="77777777" w:rsidR="00FF431E" w:rsidRPr="00FF431E" w:rsidRDefault="00FF431E" w:rsidP="00FF431E">
      <w:pPr>
        <w:numPr>
          <w:ilvl w:val="0"/>
          <w:numId w:val="4"/>
        </w:numPr>
        <w:bidi/>
      </w:pPr>
      <w:r w:rsidRPr="00FF431E">
        <w:rPr>
          <w:rtl/>
        </w:rPr>
        <w:t xml:space="preserve">און גולדנברג </w:t>
      </w:r>
      <w:r w:rsidRPr="00FF431E">
        <w:t xml:space="preserve">– </w:t>
      </w:r>
      <w:r w:rsidRPr="00FF431E">
        <w:rPr>
          <w:rtl/>
        </w:rPr>
        <w:t>מנהל תפעול</w:t>
      </w:r>
    </w:p>
    <w:p w14:paraId="7F74586B" w14:textId="77777777" w:rsidR="00FF431E" w:rsidRPr="00FF431E" w:rsidRDefault="00000000" w:rsidP="00FF431E">
      <w:pPr>
        <w:bidi/>
      </w:pPr>
      <w:r>
        <w:pict w14:anchorId="1C209D47">
          <v:rect id="_x0000_i1029" style="width:0;height:1.5pt" o:hralign="center" o:hrstd="t" o:hr="t" fillcolor="#a0a0a0" stroked="f"/>
        </w:pict>
      </w:r>
    </w:p>
    <w:p w14:paraId="2D710DAA" w14:textId="74AF33B4" w:rsidR="00FF431E" w:rsidRPr="00FF431E" w:rsidRDefault="00FF431E" w:rsidP="00FF431E">
      <w:pPr>
        <w:bidi/>
      </w:pPr>
      <w:r w:rsidRPr="00FF431E">
        <w:rPr>
          <w:rtl/>
        </w:rPr>
        <w:t>הנעה לפעולה</w:t>
      </w:r>
      <w:r w:rsidR="00D069AF">
        <w:rPr>
          <w:rFonts w:hint="cs"/>
          <w:rtl/>
        </w:rPr>
        <w:t xml:space="preserve"> </w:t>
      </w:r>
      <w:r w:rsidRPr="00FF431E">
        <w:t xml:space="preserve"> (Footer/Contact)</w:t>
      </w:r>
    </w:p>
    <w:p w14:paraId="31E4DE1E" w14:textId="5670D9C9" w:rsidR="00D069AF" w:rsidRPr="00B34543" w:rsidRDefault="00D069AF" w:rsidP="00D069AF">
      <w:pPr>
        <w:bidi/>
        <w:rPr>
          <w:highlight w:val="yellow"/>
          <w:lang w:val="en-US"/>
          <w:rPrChange w:id="13" w:author="Daniel Peretz" w:date="2026-02-19T16:57:00Z" w16du:dateUtc="2026-02-19T14:57:00Z">
            <w:rPr>
              <w:rtl/>
            </w:rPr>
          </w:rPrChange>
        </w:rPr>
      </w:pPr>
      <w:r w:rsidRPr="00B34543">
        <w:rPr>
          <w:b/>
          <w:bCs/>
          <w:highlight w:val="yellow"/>
          <w:rtl/>
          <w:rPrChange w:id="14" w:author="Daniel Peretz" w:date="2026-02-19T16:57:00Z" w16du:dateUtc="2026-02-19T14:57:00Z">
            <w:rPr>
              <w:b/>
              <w:bCs/>
              <w:rtl/>
            </w:rPr>
          </w:rPrChange>
        </w:rPr>
        <w:t>בואו נדבר</w:t>
      </w:r>
      <w:r w:rsidRPr="00B34543">
        <w:rPr>
          <w:highlight w:val="yellow"/>
          <w:rtl/>
          <w:rPrChange w:id="15" w:author="Daniel Peretz" w:date="2026-02-19T16:57:00Z" w16du:dateUtc="2026-02-19T14:57:00Z">
            <w:rPr>
              <w:rtl/>
            </w:rPr>
          </w:rPrChange>
        </w:rPr>
        <w:t xml:space="preserve"> </w:t>
      </w:r>
      <w:ins w:id="16" w:author="Daniel Peretz" w:date="2026-02-19T16:57:00Z" w16du:dateUtc="2026-02-19T14:57:00Z">
        <w:r w:rsidR="00B34543">
          <w:rPr>
            <w:highlight w:val="yellow"/>
            <w:rtl/>
          </w:rPr>
          <w:tab/>
        </w:r>
        <w:r w:rsidR="00B34543">
          <w:rPr>
            <w:highlight w:val="yellow"/>
            <w:rtl/>
          </w:rPr>
          <w:tab/>
        </w:r>
        <w:r w:rsidR="00B34543">
          <w:rPr>
            <w:highlight w:val="yellow"/>
            <w:rtl/>
          </w:rPr>
          <w:tab/>
        </w:r>
        <w:r w:rsidR="00B34543">
          <w:rPr>
            <w:highlight w:val="yellow"/>
            <w:rtl/>
          </w:rPr>
          <w:tab/>
        </w:r>
        <w:r w:rsidR="00B34543">
          <w:rPr>
            <w:highlight w:val="yellow"/>
            <w:rtl/>
          </w:rPr>
          <w:tab/>
        </w:r>
        <w:r w:rsidR="00B34543">
          <w:rPr>
            <w:highlight w:val="yellow"/>
            <w:rtl/>
          </w:rPr>
          <w:tab/>
        </w:r>
        <w:r w:rsidR="00B34543">
          <w:rPr>
            <w:highlight w:val="yellow"/>
            <w:lang w:val="en-US"/>
          </w:rPr>
          <w:t>currently it is different !</w:t>
        </w:r>
      </w:ins>
    </w:p>
    <w:p w14:paraId="799F77C8" w14:textId="6A016F49" w:rsidR="00D069AF" w:rsidRPr="00B34543" w:rsidRDefault="00D069AF" w:rsidP="00D069AF">
      <w:pPr>
        <w:bidi/>
        <w:rPr>
          <w:rFonts w:hint="cs"/>
          <w:rtl/>
          <w:lang w:val="en-US"/>
          <w:rPrChange w:id="17" w:author="Daniel Peretz" w:date="2026-02-19T16:58:00Z" w16du:dateUtc="2026-02-19T14:58:00Z">
            <w:rPr>
              <w:rFonts w:hint="cs"/>
              <w:rtl/>
            </w:rPr>
          </w:rPrChange>
        </w:rPr>
      </w:pPr>
      <w:r w:rsidRPr="00B34543">
        <w:rPr>
          <w:highlight w:val="yellow"/>
          <w:rtl/>
          <w:rPrChange w:id="18" w:author="Daniel Peretz" w:date="2026-02-19T16:57:00Z" w16du:dateUtc="2026-02-19T14:57:00Z">
            <w:rPr>
              <w:rtl/>
            </w:rPr>
          </w:rPrChange>
        </w:rPr>
        <w:t>מוכנים להתקדם מייעוץ נקודתי לניהול אסטרטגי כולל</w:t>
      </w:r>
      <w:r w:rsidRPr="00B34543">
        <w:rPr>
          <w:highlight w:val="yellow"/>
          <w:rPrChange w:id="19" w:author="Daniel Peretz" w:date="2026-02-19T16:57:00Z" w16du:dateUtc="2026-02-19T14:57:00Z">
            <w:rPr/>
          </w:rPrChange>
        </w:rPr>
        <w:t>?</w:t>
      </w:r>
      <w:ins w:id="20" w:author="Daniel Peretz" w:date="2026-02-19T16:57:00Z" w16du:dateUtc="2026-02-19T14:57:00Z">
        <w:r w:rsidR="00B34543">
          <w:rPr>
            <w:rFonts w:hint="cs"/>
            <w:rtl/>
          </w:rPr>
          <w:t xml:space="preserve"> </w:t>
        </w:r>
      </w:ins>
      <w:ins w:id="21" w:author="Daniel Peretz" w:date="2026-02-19T16:58:00Z" w16du:dateUtc="2026-02-19T14:58:00Z">
        <w:r w:rsidR="00B34543">
          <w:rPr>
            <w:rFonts w:hint="cs"/>
            <w:rtl/>
          </w:rPr>
          <w:t xml:space="preserve">    </w:t>
        </w:r>
        <w:r w:rsidR="00B34543">
          <w:rPr>
            <w:lang w:val="en-US"/>
          </w:rPr>
          <w:t xml:space="preserve">Currently </w:t>
        </w:r>
        <w:proofErr w:type="gramStart"/>
        <w:r w:rsidR="00B34543">
          <w:rPr>
            <w:lang w:val="en-US"/>
          </w:rPr>
          <w:t>its</w:t>
        </w:r>
        <w:proofErr w:type="gramEnd"/>
        <w:r w:rsidR="00B34543">
          <w:rPr>
            <w:lang w:val="en-US"/>
          </w:rPr>
          <w:t xml:space="preserve"> different!</w:t>
        </w:r>
      </w:ins>
    </w:p>
    <w:p w14:paraId="7BBEC94A" w14:textId="7422E45B" w:rsidR="00FF431E" w:rsidRPr="00FF431E" w:rsidRDefault="00FF431E" w:rsidP="00D069AF">
      <w:pPr>
        <w:bidi/>
      </w:pPr>
      <w:r w:rsidRPr="00FF431E">
        <w:rPr>
          <w:i/>
          <w:iCs/>
          <w:rtl/>
        </w:rPr>
        <w:t>שם | אימייל | הודעה | כפתור: שליחה</w:t>
      </w:r>
    </w:p>
    <w:p w14:paraId="5D054C87" w14:textId="77777777" w:rsidR="00D069AF" w:rsidRDefault="00D069AF" w:rsidP="00FF431E">
      <w:pPr>
        <w:bidi/>
        <w:rPr>
          <w:rtl/>
        </w:rPr>
      </w:pPr>
    </w:p>
    <w:p w14:paraId="4916EF73" w14:textId="77777777" w:rsidR="0013253A" w:rsidRDefault="0013253A" w:rsidP="00D069AF">
      <w:pPr>
        <w:bidi/>
      </w:pPr>
      <w:r>
        <w:rPr>
          <w:noProof/>
        </w:rPr>
        <w:drawing>
          <wp:inline distT="0" distB="0" distL="0" distR="0" wp14:anchorId="575323E8" wp14:editId="2B95654E">
            <wp:extent cx="2647950" cy="914400"/>
            <wp:effectExtent l="0" t="0" r="0" b="0"/>
            <wp:docPr id="18625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8822" name=""/>
                    <pic:cNvPicPr/>
                  </pic:nvPicPr>
                  <pic:blipFill>
                    <a:blip r:embed="rId6"/>
                    <a:stretch>
                      <a:fillRect/>
                    </a:stretch>
                  </pic:blipFill>
                  <pic:spPr>
                    <a:xfrm>
                      <a:off x="0" y="0"/>
                      <a:ext cx="2647950" cy="914400"/>
                    </a:xfrm>
                    <a:prstGeom prst="rect">
                      <a:avLst/>
                    </a:prstGeom>
                  </pic:spPr>
                </pic:pic>
              </a:graphicData>
            </a:graphic>
          </wp:inline>
        </w:drawing>
      </w:r>
    </w:p>
    <w:p w14:paraId="613D24ED" w14:textId="5A4CA305" w:rsidR="00FF431E" w:rsidRDefault="00FF431E" w:rsidP="0013253A">
      <w:pPr>
        <w:bidi/>
        <w:ind w:right="4536"/>
      </w:pPr>
      <w:r w:rsidRPr="00FF431E">
        <w:t xml:space="preserve"> </w:t>
      </w:r>
      <w:r w:rsidRPr="00FF431E">
        <w:rPr>
          <w:rtl/>
        </w:rPr>
        <w:t xml:space="preserve">הוא משרד בוטיק מוביל </w:t>
      </w:r>
      <w:proofErr w:type="spellStart"/>
      <w:r w:rsidRPr="00FF431E">
        <w:rPr>
          <w:rtl/>
        </w:rPr>
        <w:t>לפמילי</w:t>
      </w:r>
      <w:proofErr w:type="spellEnd"/>
      <w:r w:rsidRPr="00FF431E">
        <w:rPr>
          <w:rtl/>
        </w:rPr>
        <w:t xml:space="preserve"> אופיס, המעניק שירותי ניהול הון מקיפים למשפחות בעלות הון בישראל מאז שנת 2009</w:t>
      </w:r>
      <w:r w:rsidRPr="00FF431E">
        <w:t>.</w:t>
      </w:r>
    </w:p>
    <w:p w14:paraId="6D139ED5" w14:textId="77777777" w:rsidR="0013253A" w:rsidRPr="00FF431E" w:rsidRDefault="0013253A" w:rsidP="0013253A">
      <w:pPr>
        <w:bidi/>
        <w:ind w:right="4536"/>
      </w:pPr>
    </w:p>
    <w:p w14:paraId="01BE7A7C" w14:textId="77777777" w:rsidR="00FF431E" w:rsidRPr="00FF431E" w:rsidRDefault="00FF431E" w:rsidP="00FF431E">
      <w:pPr>
        <w:bidi/>
        <w:rPr>
          <w:sz w:val="20"/>
          <w:szCs w:val="20"/>
        </w:rPr>
      </w:pPr>
      <w:r w:rsidRPr="00FF431E">
        <w:t xml:space="preserve">© 2026 Family Wealth Advisors Ltd. </w:t>
      </w:r>
      <w:r w:rsidRPr="00FF431E">
        <w:rPr>
          <w:rtl/>
        </w:rPr>
        <w:t>כל הזכויות שמורות</w:t>
      </w:r>
      <w:r w:rsidRPr="00FF431E">
        <w:t xml:space="preserve">. </w:t>
      </w:r>
      <w:r w:rsidRPr="00FF431E">
        <w:rPr>
          <w:sz w:val="20"/>
          <w:szCs w:val="20"/>
          <w:rtl/>
        </w:rPr>
        <w:t>נגישות | פרטיות ותנאי שימוש | גילוי נאות</w:t>
      </w:r>
    </w:p>
    <w:p w14:paraId="128C5405" w14:textId="77777777" w:rsidR="00FF431E" w:rsidRDefault="00FF431E" w:rsidP="00FF431E">
      <w:pPr>
        <w:bidi/>
        <w:rPr>
          <w:b/>
          <w:bCs/>
          <w:u w:val="single"/>
          <w:rtl/>
        </w:rPr>
      </w:pPr>
    </w:p>
    <w:p w14:paraId="405075D1" w14:textId="77777777" w:rsidR="00D069AF" w:rsidRDefault="00D069AF" w:rsidP="00D069AF">
      <w:pPr>
        <w:bidi/>
        <w:rPr>
          <w:b/>
          <w:bCs/>
          <w:u w:val="single"/>
        </w:rPr>
      </w:pPr>
    </w:p>
    <w:p w14:paraId="24C01132" w14:textId="77777777" w:rsidR="0013253A" w:rsidRDefault="0013253A" w:rsidP="0013253A">
      <w:pPr>
        <w:bidi/>
        <w:rPr>
          <w:b/>
          <w:bCs/>
          <w:u w:val="single"/>
        </w:rPr>
      </w:pPr>
    </w:p>
    <w:p w14:paraId="48719BDC" w14:textId="77777777" w:rsidR="0013253A" w:rsidRDefault="0013253A" w:rsidP="0013253A">
      <w:pPr>
        <w:bidi/>
        <w:rPr>
          <w:b/>
          <w:bCs/>
          <w:u w:val="single"/>
        </w:rPr>
      </w:pPr>
    </w:p>
    <w:p w14:paraId="2EA75CCE" w14:textId="77777777" w:rsidR="0013253A" w:rsidRDefault="0013253A" w:rsidP="0013253A">
      <w:pPr>
        <w:bidi/>
        <w:rPr>
          <w:b/>
          <w:bCs/>
          <w:u w:val="single"/>
        </w:rPr>
      </w:pPr>
    </w:p>
    <w:p w14:paraId="49616CE7" w14:textId="77777777" w:rsidR="0013253A" w:rsidRDefault="0013253A" w:rsidP="0013253A">
      <w:pPr>
        <w:bidi/>
        <w:rPr>
          <w:b/>
          <w:bCs/>
          <w:u w:val="single"/>
        </w:rPr>
      </w:pPr>
    </w:p>
    <w:p w14:paraId="24BC319E" w14:textId="77777777" w:rsidR="0013253A" w:rsidRDefault="0013253A" w:rsidP="0013253A">
      <w:pPr>
        <w:bidi/>
        <w:rPr>
          <w:b/>
          <w:bCs/>
          <w:u w:val="single"/>
        </w:rPr>
      </w:pPr>
    </w:p>
    <w:p w14:paraId="36A5A440" w14:textId="2055B1C6" w:rsidR="0013253A" w:rsidRDefault="0013253A" w:rsidP="0013253A">
      <w:pPr>
        <w:bidi/>
        <w:rPr>
          <w:b/>
          <w:bCs/>
          <w:u w:val="single"/>
        </w:rPr>
      </w:pPr>
      <w:r w:rsidRPr="0013253A">
        <w:rPr>
          <w:rFonts w:hint="cs"/>
          <w:b/>
          <w:bCs/>
          <w:u w:val="single"/>
          <w:rtl/>
        </w:rPr>
        <w:t>מי אנחנו</w:t>
      </w:r>
      <w:r w:rsidR="005A1260">
        <w:rPr>
          <w:b/>
          <w:bCs/>
          <w:u w:val="single"/>
        </w:rPr>
        <w:t xml:space="preserve"> </w:t>
      </w:r>
    </w:p>
    <w:p w14:paraId="79E8FF71" w14:textId="4D6A2FB3" w:rsidR="005A1260" w:rsidRPr="005A1260" w:rsidRDefault="005A1260" w:rsidP="005A1260">
      <w:pPr>
        <w:bidi/>
        <w:rPr>
          <w:b/>
          <w:bCs/>
          <w:rtl/>
        </w:rPr>
      </w:pPr>
      <w:r w:rsidRPr="005A1260">
        <w:rPr>
          <w:rFonts w:hint="cs"/>
          <w:b/>
          <w:bCs/>
          <w:rtl/>
        </w:rPr>
        <w:t>אודותינו</w:t>
      </w:r>
    </w:p>
    <w:p w14:paraId="5CAECB30" w14:textId="76EADB38" w:rsidR="00686063" w:rsidRPr="00686063" w:rsidRDefault="00686063" w:rsidP="00686063">
      <w:pPr>
        <w:bidi/>
      </w:pPr>
      <w:r w:rsidRPr="00B34543">
        <w:rPr>
          <w:highlight w:val="yellow"/>
          <w:rtl/>
          <w:rPrChange w:id="22" w:author="Daniel Peretz" w:date="2026-02-19T17:00:00Z" w16du:dateUtc="2026-02-19T15:00:00Z">
            <w:rPr>
              <w:rtl/>
            </w:rPr>
          </w:rPrChange>
        </w:rPr>
        <w:t>הון</w:t>
      </w:r>
      <w:r w:rsidRPr="00686063">
        <w:rPr>
          <w:rtl/>
        </w:rPr>
        <w:t xml:space="preserve"> מביא </w:t>
      </w:r>
      <w:proofErr w:type="spellStart"/>
      <w:r w:rsidRPr="00686063">
        <w:rPr>
          <w:rtl/>
        </w:rPr>
        <w:t>איתו</w:t>
      </w:r>
      <w:proofErr w:type="spellEnd"/>
      <w:r w:rsidRPr="00686063">
        <w:rPr>
          <w:rtl/>
        </w:rPr>
        <w:t xml:space="preserve"> חופש, אך גם מורכבות. מאז שנת 2009</w:t>
      </w:r>
      <w:r w:rsidRPr="00686063">
        <w:t xml:space="preserve">, Family Wealth Advisors (FWA) </w:t>
      </w:r>
      <w:r>
        <w:rPr>
          <w:rFonts w:hint="cs"/>
          <w:rtl/>
        </w:rPr>
        <w:t xml:space="preserve"> </w:t>
      </w:r>
      <w:r w:rsidRPr="00686063">
        <w:rPr>
          <w:rtl/>
        </w:rPr>
        <w:t>מספקת את הבהירות האסטרטגית, התכנון המבני והשקט הנפשי המאפשרים למשפחות לשגשג לאורך דורות</w:t>
      </w:r>
      <w:r w:rsidRPr="00686063">
        <w:t>.</w:t>
      </w:r>
    </w:p>
    <w:p w14:paraId="38B5D4EB" w14:textId="77777777" w:rsidR="00686063" w:rsidRPr="00686063" w:rsidRDefault="00000000" w:rsidP="00686063">
      <w:pPr>
        <w:bidi/>
      </w:pPr>
      <w:r>
        <w:pict w14:anchorId="682B9B70">
          <v:rect id="_x0000_i1030" style="width:0;height:1.5pt" o:hralign="center" o:hrstd="t" o:hr="t" fillcolor="#a0a0a0" stroked="f"/>
        </w:pict>
      </w:r>
    </w:p>
    <w:p w14:paraId="32B6051A" w14:textId="430573F0" w:rsidR="00686063" w:rsidRPr="005A1260" w:rsidRDefault="00686063" w:rsidP="00686063">
      <w:pPr>
        <w:bidi/>
        <w:rPr>
          <w:b/>
          <w:bCs/>
        </w:rPr>
      </w:pPr>
      <w:r w:rsidRPr="005A1260">
        <w:rPr>
          <w:b/>
          <w:bCs/>
          <w:rtl/>
        </w:rPr>
        <w:t>הסיפור שלנו</w:t>
      </w:r>
      <w:r w:rsidRPr="005A1260">
        <w:rPr>
          <w:b/>
          <w:bCs/>
        </w:rPr>
        <w:t xml:space="preserve">  (Our Story) </w:t>
      </w:r>
    </w:p>
    <w:p w14:paraId="0BEE8619" w14:textId="0EFD2984" w:rsidR="00686063" w:rsidRPr="00686063" w:rsidRDefault="00686063" w:rsidP="00686063">
      <w:pPr>
        <w:bidi/>
      </w:pPr>
      <w:r w:rsidRPr="00686063">
        <w:rPr>
          <w:rtl/>
        </w:rPr>
        <w:t xml:space="preserve">ניהול מקצועי להון האישי שלכם </w:t>
      </w:r>
      <w:r w:rsidRPr="00686063">
        <w:t xml:space="preserve">Family Wealth Advisors </w:t>
      </w:r>
      <w:r>
        <w:rPr>
          <w:rFonts w:hint="cs"/>
          <w:rtl/>
        </w:rPr>
        <w:t xml:space="preserve"> </w:t>
      </w:r>
      <w:r w:rsidRPr="00686063">
        <w:rPr>
          <w:rtl/>
        </w:rPr>
        <w:t>הוקמה בשנת 2009 על ידי דניאל פרץ, מומחה בשוקי ההון בעל ניסיון גלובלי של למעלה משלושה עשורים</w:t>
      </w:r>
      <w:r w:rsidRPr="00686063">
        <w:t>.</w:t>
      </w:r>
    </w:p>
    <w:p w14:paraId="0A2F7974" w14:textId="77777777" w:rsidR="00686063" w:rsidRPr="00686063" w:rsidRDefault="00686063" w:rsidP="00686063">
      <w:pPr>
        <w:bidi/>
      </w:pPr>
      <w:proofErr w:type="spellStart"/>
      <w:r w:rsidRPr="00686063">
        <w:rPr>
          <w:rtl/>
        </w:rPr>
        <w:t>נוסדנו</w:t>
      </w:r>
      <w:proofErr w:type="spellEnd"/>
      <w:r w:rsidRPr="00686063">
        <w:rPr>
          <w:rtl/>
        </w:rPr>
        <w:t xml:space="preserve"> על בסיס הנחה פשוטה: מיזם משפחתי זקוק ל</w:t>
      </w:r>
      <w:r w:rsidRPr="00686063">
        <w:t xml:space="preserve">-CFO </w:t>
      </w:r>
      <w:r w:rsidRPr="00686063">
        <w:rPr>
          <w:rtl/>
        </w:rPr>
        <w:t>(סמנכ"ל כספים), בדיוק כמו עסק מסחרי. הקמנו פירמה שיושבת באותו צד של השולחן עם המשפחה – ללא מכירת מוצרים, ללא עמלות נסתרות, ותוך מתן ניצוח אובייקטיבי לחלוטין על חייה הפיננסיים של המשפחה</w:t>
      </w:r>
      <w:r w:rsidRPr="00686063">
        <w:t>.</w:t>
      </w:r>
    </w:p>
    <w:p w14:paraId="5A530F1C" w14:textId="77777777" w:rsidR="00686063" w:rsidRPr="00686063" w:rsidRDefault="00000000" w:rsidP="00686063">
      <w:pPr>
        <w:bidi/>
      </w:pPr>
      <w:r>
        <w:pict w14:anchorId="6BF6FFE9">
          <v:rect id="_x0000_i1031" style="width:0;height:1.5pt" o:hralign="center" o:hrstd="t" o:hr="t" fillcolor="#a0a0a0" stroked="f"/>
        </w:pict>
      </w:r>
    </w:p>
    <w:p w14:paraId="3F779950" w14:textId="00F3F463" w:rsidR="00686063" w:rsidRPr="00686063" w:rsidRDefault="00686063" w:rsidP="00686063">
      <w:pPr>
        <w:bidi/>
        <w:rPr>
          <w:b/>
          <w:bCs/>
        </w:rPr>
      </w:pPr>
      <w:r w:rsidRPr="00686063">
        <w:rPr>
          <w:b/>
          <w:bCs/>
          <w:rtl/>
        </w:rPr>
        <w:t>מה אנחנו עושים</w:t>
      </w:r>
      <w:r w:rsidR="006879D6">
        <w:rPr>
          <w:rFonts w:hint="cs"/>
          <w:b/>
          <w:bCs/>
          <w:rtl/>
        </w:rPr>
        <w:t xml:space="preserve"> </w:t>
      </w:r>
      <w:r w:rsidRPr="00686063">
        <w:rPr>
          <w:b/>
          <w:bCs/>
        </w:rPr>
        <w:t xml:space="preserve"> (What We Do)</w:t>
      </w:r>
    </w:p>
    <w:p w14:paraId="6A415A5E" w14:textId="77777777" w:rsidR="00686063" w:rsidRPr="00686063" w:rsidRDefault="00686063" w:rsidP="00686063">
      <w:pPr>
        <w:bidi/>
      </w:pPr>
      <w:r w:rsidRPr="00686063">
        <w:rPr>
          <w:rtl/>
        </w:rPr>
        <w:t>ממורכבות לבהירות אנחנו לא רק מנהלים תיקי השקעות; אנחנו מנהלים את המכלול המשפחתי כולו</w:t>
      </w:r>
      <w:r w:rsidRPr="00686063">
        <w:t>.</w:t>
      </w:r>
    </w:p>
    <w:p w14:paraId="6834ACDA" w14:textId="77777777" w:rsidR="00686063" w:rsidRPr="00686063" w:rsidRDefault="00686063" w:rsidP="00686063">
      <w:pPr>
        <w:bidi/>
      </w:pPr>
      <w:r w:rsidRPr="00686063">
        <w:rPr>
          <w:rtl/>
        </w:rPr>
        <w:t>תפקידנו הוא לשמש כארכיטקט המרכזי של עושרכם. אנו מתאמים כל חלק במערכת הפיננסית שלכם – השקעות, מיסוי, מבנים משפטיים וממשל משפחתי – לכדי אסטרטגיה אחת מאוחדת</w:t>
      </w:r>
      <w:r w:rsidRPr="00686063">
        <w:t>.</w:t>
      </w:r>
    </w:p>
    <w:p w14:paraId="47D805D4" w14:textId="30D13F30" w:rsidR="00686063" w:rsidRPr="00686063" w:rsidRDefault="00686063" w:rsidP="00686063">
      <w:pPr>
        <w:bidi/>
      </w:pPr>
      <w:r w:rsidRPr="00686063">
        <w:rPr>
          <w:rtl/>
        </w:rPr>
        <w:t>המשימה שלנו פשוטה: להסיר את נטל הניהול הפיננסי מכתפיכם, ולאפשר לכם להתמקד בעסקים, בתשוקות שלכם ובמשפחה, מתוך ביטחון מלא שה</w:t>
      </w:r>
      <w:r w:rsidR="005A1260">
        <w:rPr>
          <w:rFonts w:hint="cs"/>
          <w:rtl/>
        </w:rPr>
        <w:t>מערך</w:t>
      </w:r>
      <w:r w:rsidRPr="00686063">
        <w:rPr>
          <w:rtl/>
        </w:rPr>
        <w:t xml:space="preserve"> הפיננסי שלכם מנוהל באופן </w:t>
      </w:r>
      <w:r w:rsidR="005A1260">
        <w:rPr>
          <w:rFonts w:hint="cs"/>
          <w:rtl/>
        </w:rPr>
        <w:t>מיטבי.</w:t>
      </w:r>
    </w:p>
    <w:p w14:paraId="45647FAA" w14:textId="77777777" w:rsidR="00686063" w:rsidRPr="00686063" w:rsidRDefault="00000000" w:rsidP="00686063">
      <w:pPr>
        <w:bidi/>
      </w:pPr>
      <w:r>
        <w:pict w14:anchorId="7DC480E1">
          <v:rect id="_x0000_i1032" style="width:0;height:1.5pt" o:hralign="center" o:hrstd="t" o:hr="t" fillcolor="#a0a0a0" stroked="f"/>
        </w:pict>
      </w:r>
    </w:p>
    <w:p w14:paraId="3B827AF1" w14:textId="195CC2E5" w:rsidR="00686063" w:rsidRPr="00686063" w:rsidRDefault="00686063" w:rsidP="00686063">
      <w:pPr>
        <w:bidi/>
        <w:rPr>
          <w:b/>
          <w:bCs/>
        </w:rPr>
      </w:pPr>
      <w:r w:rsidRPr="00686063">
        <w:rPr>
          <w:b/>
          <w:bCs/>
          <w:rtl/>
        </w:rPr>
        <w:t>הסטנדרט שלנו</w:t>
      </w:r>
      <w:r w:rsidRPr="00686063">
        <w:rPr>
          <w:b/>
          <w:bCs/>
        </w:rPr>
        <w:t xml:space="preserve"> </w:t>
      </w:r>
      <w:r w:rsidR="005A1260">
        <w:rPr>
          <w:rFonts w:hint="cs"/>
          <w:b/>
          <w:bCs/>
          <w:rtl/>
        </w:rPr>
        <w:t xml:space="preserve"> </w:t>
      </w:r>
      <w:r w:rsidRPr="00686063">
        <w:rPr>
          <w:b/>
          <w:bCs/>
        </w:rPr>
        <w:t>(Our Standard)</w:t>
      </w:r>
      <w:r w:rsidR="005A1260">
        <w:rPr>
          <w:rFonts w:hint="cs"/>
          <w:b/>
          <w:bCs/>
          <w:rtl/>
        </w:rPr>
        <w:t xml:space="preserve"> </w:t>
      </w:r>
    </w:p>
    <w:p w14:paraId="17B355C1" w14:textId="77777777" w:rsidR="00686063" w:rsidRPr="00686063" w:rsidRDefault="00686063" w:rsidP="00686063">
      <w:pPr>
        <w:bidi/>
      </w:pPr>
      <w:r w:rsidRPr="00686063">
        <w:rPr>
          <w:rtl/>
        </w:rPr>
        <w:t>אובייקטיביות ללא פשרות</w:t>
      </w:r>
    </w:p>
    <w:p w14:paraId="55ED9DA9" w14:textId="6AAC3D41" w:rsidR="00686063" w:rsidRPr="00686063" w:rsidRDefault="00686063" w:rsidP="00686063">
      <w:pPr>
        <w:numPr>
          <w:ilvl w:val="0"/>
          <w:numId w:val="15"/>
        </w:numPr>
        <w:bidi/>
      </w:pPr>
      <w:r w:rsidRPr="00686063">
        <w:rPr>
          <w:rtl/>
        </w:rPr>
        <w:t>מודל</w:t>
      </w:r>
      <w:r w:rsidRPr="00686063">
        <w:t xml:space="preserve"> </w:t>
      </w:r>
      <w:r w:rsidRPr="00686063">
        <w:rPr>
          <w:rtl/>
        </w:rPr>
        <w:t>עמלה ישירה מהלקוח</w:t>
      </w:r>
      <w:r>
        <w:rPr>
          <w:rFonts w:hint="cs"/>
          <w:rtl/>
        </w:rPr>
        <w:t xml:space="preserve"> (</w:t>
      </w:r>
      <w:r w:rsidRPr="00686063">
        <w:t>Fee-Only</w:t>
      </w:r>
      <w:r>
        <w:rPr>
          <w:rFonts w:hint="cs"/>
          <w:rtl/>
        </w:rPr>
        <w:t xml:space="preserve">): </w:t>
      </w:r>
      <w:r w:rsidRPr="00686063">
        <w:rPr>
          <w:rtl/>
        </w:rPr>
        <w:t>התגמול היחיד שלנו מגיע מכם. לעולם איננו מקבלים עמלות מצדדים שלישיים</w:t>
      </w:r>
      <w:r w:rsidRPr="00686063">
        <w:t>.</w:t>
      </w:r>
    </w:p>
    <w:p w14:paraId="17C6405A" w14:textId="7C429970" w:rsidR="00686063" w:rsidRPr="00686063" w:rsidRDefault="00686063" w:rsidP="00686063">
      <w:pPr>
        <w:numPr>
          <w:ilvl w:val="0"/>
          <w:numId w:val="15"/>
        </w:numPr>
        <w:bidi/>
      </w:pPr>
      <w:r w:rsidRPr="00686063">
        <w:rPr>
          <w:rtl/>
        </w:rPr>
        <w:lastRenderedPageBreak/>
        <w:t>הלימה מל</w:t>
      </w:r>
      <w:r>
        <w:rPr>
          <w:rFonts w:hint="cs"/>
          <w:rtl/>
        </w:rPr>
        <w:t xml:space="preserve">אה </w:t>
      </w:r>
      <w:r w:rsidRPr="00686063">
        <w:t xml:space="preserve">(Total Alignment) </w:t>
      </w:r>
      <w:r>
        <w:rPr>
          <w:rFonts w:hint="cs"/>
          <w:rtl/>
        </w:rPr>
        <w:t xml:space="preserve">: </w:t>
      </w:r>
      <w:r w:rsidRPr="00686063">
        <w:rPr>
          <w:rtl/>
        </w:rPr>
        <w:t>במידה ומתקבלת עמל</w:t>
      </w:r>
      <w:r>
        <w:rPr>
          <w:rFonts w:hint="cs"/>
          <w:rtl/>
        </w:rPr>
        <w:t>ה</w:t>
      </w:r>
      <w:r w:rsidRPr="00686063">
        <w:rPr>
          <w:rtl/>
        </w:rPr>
        <w:t xml:space="preserve"> מ</w:t>
      </w:r>
      <w:r>
        <w:rPr>
          <w:rFonts w:hint="cs"/>
          <w:rtl/>
        </w:rPr>
        <w:t xml:space="preserve">צד </w:t>
      </w:r>
      <w:r w:rsidR="00AB6107">
        <w:rPr>
          <w:rFonts w:hint="cs"/>
          <w:rtl/>
        </w:rPr>
        <w:t>שלישי</w:t>
      </w:r>
      <w:r>
        <w:rPr>
          <w:rFonts w:hint="cs"/>
          <w:rtl/>
        </w:rPr>
        <w:t xml:space="preserve"> כלשהו </w:t>
      </w:r>
      <w:r w:rsidRPr="00686063">
        <w:rPr>
          <w:rtl/>
        </w:rPr>
        <w:t>אנו מזכים את חשבונכם ב-100% מהסכום</w:t>
      </w:r>
      <w:r w:rsidRPr="00686063">
        <w:t>.</w:t>
      </w:r>
    </w:p>
    <w:p w14:paraId="2B9F7C03" w14:textId="3D059B9D" w:rsidR="00686063" w:rsidRPr="00686063" w:rsidRDefault="00686063" w:rsidP="00686063">
      <w:pPr>
        <w:numPr>
          <w:ilvl w:val="0"/>
          <w:numId w:val="15"/>
        </w:numPr>
        <w:bidi/>
      </w:pPr>
      <w:r w:rsidRPr="00686063">
        <w:rPr>
          <w:rtl/>
        </w:rPr>
        <w:t>תפיסת נאמנות</w:t>
      </w:r>
      <w:r w:rsidRPr="00686063">
        <w:t xml:space="preserve"> (Fiduciary)</w:t>
      </w:r>
      <w:r>
        <w:rPr>
          <w:rFonts w:hint="cs"/>
          <w:rtl/>
        </w:rPr>
        <w:t>:</w:t>
      </w:r>
      <w:r w:rsidRPr="00686063">
        <w:t xml:space="preserve"> </w:t>
      </w:r>
      <w:r w:rsidRPr="00686063">
        <w:rPr>
          <w:rtl/>
        </w:rPr>
        <w:t>איננו אנשי מכירות. אנו מחויבים בנאמנות</w:t>
      </w:r>
      <w:r w:rsidRPr="00686063">
        <w:t xml:space="preserve"> (Fiduciary), </w:t>
      </w:r>
      <w:r w:rsidRPr="00686063">
        <w:rPr>
          <w:rtl/>
        </w:rPr>
        <w:t>הן אתית והן מקצועית, לפעול אך ורק לטובתכם העליונה</w:t>
      </w:r>
      <w:r w:rsidRPr="00686063">
        <w:t>.</w:t>
      </w:r>
    </w:p>
    <w:p w14:paraId="2065453A" w14:textId="77777777" w:rsidR="00686063" w:rsidRPr="00686063" w:rsidRDefault="00000000" w:rsidP="00686063">
      <w:pPr>
        <w:bidi/>
      </w:pPr>
      <w:r>
        <w:pict w14:anchorId="76914606">
          <v:rect id="_x0000_i1033" style="width:0;height:1.5pt" o:hralign="center" o:hrstd="t" o:hr="t" fillcolor="#a0a0a0" stroked="f"/>
        </w:pict>
      </w:r>
    </w:p>
    <w:p w14:paraId="37653E4A" w14:textId="77777777" w:rsidR="005A1260" w:rsidRDefault="005A1260" w:rsidP="00686063">
      <w:pPr>
        <w:bidi/>
        <w:rPr>
          <w:rtl/>
        </w:rPr>
      </w:pPr>
    </w:p>
    <w:p w14:paraId="681D7625" w14:textId="6671D0D4" w:rsidR="00686063" w:rsidRPr="005A1260" w:rsidRDefault="00686063" w:rsidP="005A1260">
      <w:pPr>
        <w:bidi/>
        <w:rPr>
          <w:b/>
          <w:bCs/>
        </w:rPr>
      </w:pPr>
      <w:r w:rsidRPr="005A1260">
        <w:rPr>
          <w:b/>
          <w:bCs/>
          <w:rtl/>
        </w:rPr>
        <w:t>המנהיגות שלנו</w:t>
      </w:r>
      <w:r w:rsidRPr="005A1260">
        <w:rPr>
          <w:b/>
          <w:bCs/>
        </w:rPr>
        <w:t xml:space="preserve"> </w:t>
      </w:r>
      <w:r w:rsidRPr="005A1260">
        <w:rPr>
          <w:rFonts w:hint="cs"/>
          <w:b/>
          <w:bCs/>
          <w:rtl/>
        </w:rPr>
        <w:t xml:space="preserve"> </w:t>
      </w:r>
      <w:r w:rsidRPr="005A1260">
        <w:rPr>
          <w:b/>
          <w:bCs/>
        </w:rPr>
        <w:t>(Leadership)</w:t>
      </w:r>
      <w:r w:rsidRPr="005A1260">
        <w:rPr>
          <w:rFonts w:hint="cs"/>
          <w:b/>
          <w:bCs/>
          <w:rtl/>
        </w:rPr>
        <w:t xml:space="preserve"> </w:t>
      </w:r>
    </w:p>
    <w:p w14:paraId="4D4A4C7F" w14:textId="77777777" w:rsidR="00686063" w:rsidRPr="00686063" w:rsidRDefault="00686063" w:rsidP="00686063">
      <w:pPr>
        <w:bidi/>
      </w:pPr>
      <w:r w:rsidRPr="00686063">
        <w:rPr>
          <w:rtl/>
        </w:rPr>
        <w:t>הכירו את הצוות הפירמה שלנו מונהגת על ידי צוות מומחים מנוסה המשלב מומחיות בשוקי ההון הגלובליים, מיסוי וניהול אופרטיבי</w:t>
      </w:r>
      <w:r w:rsidRPr="00686063">
        <w:t>.</w:t>
      </w:r>
    </w:p>
    <w:p w14:paraId="366582EC" w14:textId="77777777" w:rsidR="00686063" w:rsidRPr="00686063" w:rsidRDefault="00686063" w:rsidP="00686063">
      <w:pPr>
        <w:numPr>
          <w:ilvl w:val="0"/>
          <w:numId w:val="16"/>
        </w:numPr>
        <w:bidi/>
      </w:pPr>
      <w:r w:rsidRPr="00686063">
        <w:rPr>
          <w:rtl/>
        </w:rPr>
        <w:t>דניאל פרץ</w:t>
      </w:r>
      <w:r w:rsidRPr="00686063">
        <w:t xml:space="preserve">: </w:t>
      </w:r>
      <w:r w:rsidRPr="00686063">
        <w:rPr>
          <w:rtl/>
        </w:rPr>
        <w:t>מייסד ומנכ"ל</w:t>
      </w:r>
    </w:p>
    <w:p w14:paraId="6F5C68F4" w14:textId="77777777" w:rsidR="00686063" w:rsidRPr="00686063" w:rsidRDefault="00686063" w:rsidP="00686063">
      <w:pPr>
        <w:numPr>
          <w:ilvl w:val="0"/>
          <w:numId w:val="16"/>
        </w:numPr>
        <w:bidi/>
      </w:pPr>
      <w:r w:rsidRPr="00686063">
        <w:rPr>
          <w:rtl/>
        </w:rPr>
        <w:t>גיל בן צדוק</w:t>
      </w:r>
      <w:r w:rsidRPr="00686063">
        <w:t xml:space="preserve">: </w:t>
      </w:r>
      <w:r w:rsidRPr="00686063">
        <w:rPr>
          <w:rtl/>
        </w:rPr>
        <w:t>מנהל השקעות בכיר</w:t>
      </w:r>
    </w:p>
    <w:p w14:paraId="473354F2" w14:textId="77777777" w:rsidR="00686063" w:rsidRPr="00686063" w:rsidRDefault="00686063" w:rsidP="00686063">
      <w:pPr>
        <w:numPr>
          <w:ilvl w:val="0"/>
          <w:numId w:val="16"/>
        </w:numPr>
        <w:bidi/>
      </w:pPr>
      <w:r w:rsidRPr="00686063">
        <w:rPr>
          <w:rtl/>
        </w:rPr>
        <w:t xml:space="preserve">בנימין </w:t>
      </w:r>
      <w:proofErr w:type="spellStart"/>
      <w:r w:rsidRPr="00686063">
        <w:rPr>
          <w:rtl/>
        </w:rPr>
        <w:t>סרקיסוב</w:t>
      </w:r>
      <w:proofErr w:type="spellEnd"/>
      <w:r w:rsidRPr="00686063">
        <w:t xml:space="preserve">: </w:t>
      </w:r>
      <w:r w:rsidRPr="00686063">
        <w:rPr>
          <w:rtl/>
        </w:rPr>
        <w:t>מנהל השקעות</w:t>
      </w:r>
    </w:p>
    <w:p w14:paraId="174EAEF1" w14:textId="77777777" w:rsidR="00686063" w:rsidRPr="00686063" w:rsidRDefault="00686063" w:rsidP="00686063">
      <w:pPr>
        <w:numPr>
          <w:ilvl w:val="0"/>
          <w:numId w:val="16"/>
        </w:numPr>
        <w:bidi/>
      </w:pPr>
      <w:r w:rsidRPr="00686063">
        <w:rPr>
          <w:rtl/>
        </w:rPr>
        <w:t>און גולדנברג</w:t>
      </w:r>
      <w:r w:rsidRPr="00686063">
        <w:t xml:space="preserve">: </w:t>
      </w:r>
      <w:r w:rsidRPr="00686063">
        <w:rPr>
          <w:rtl/>
        </w:rPr>
        <w:t>מנהל תפעול</w:t>
      </w:r>
    </w:p>
    <w:p w14:paraId="409A2406" w14:textId="77777777" w:rsidR="00686063" w:rsidRPr="00686063" w:rsidRDefault="00000000" w:rsidP="00686063">
      <w:pPr>
        <w:bidi/>
      </w:pPr>
      <w:r>
        <w:pict w14:anchorId="3E3851FC">
          <v:rect id="_x0000_i1034" style="width:0;height:1.5pt" o:hralign="center" o:hrstd="t" o:hr="t" fillcolor="#a0a0a0" stroked="f"/>
        </w:pict>
      </w:r>
    </w:p>
    <w:p w14:paraId="7464D72A" w14:textId="77777777" w:rsidR="00686063" w:rsidRDefault="00686063" w:rsidP="00686063">
      <w:pPr>
        <w:bidi/>
        <w:rPr>
          <w:rtl/>
        </w:rPr>
      </w:pPr>
      <w:r w:rsidRPr="00686063">
        <w:rPr>
          <w:rtl/>
        </w:rPr>
        <w:t>קריאה לפעולה</w:t>
      </w:r>
      <w:r w:rsidRPr="00686063">
        <w:t xml:space="preserve"> (Footer/Contact)</w:t>
      </w:r>
    </w:p>
    <w:p w14:paraId="30CDDE9A" w14:textId="5F311107" w:rsidR="005A1260" w:rsidRPr="00867559" w:rsidRDefault="00867559" w:rsidP="005A1260">
      <w:pPr>
        <w:bidi/>
        <w:rPr>
          <w:rFonts w:hint="cs"/>
          <w:lang w:val="en-US"/>
          <w:rPrChange w:id="23" w:author="Daniel Peretz" w:date="2026-02-19T17:07:00Z" w16du:dateUtc="2026-02-19T15:07:00Z">
            <w:rPr>
              <w:rFonts w:hint="cs"/>
              <w:rtl/>
            </w:rPr>
          </w:rPrChange>
        </w:rPr>
      </w:pPr>
      <w:ins w:id="24" w:author="Daniel Peretz" w:date="2026-02-19T17:07:00Z" w16du:dateUtc="2026-02-19T15:07:00Z">
        <w:r w:rsidRPr="00867559">
          <w:rPr>
            <w:lang w:val="en-US"/>
          </w:rPr>
          <w:sym w:font="Wingdings" w:char="F0E7"/>
        </w:r>
        <w:r>
          <w:rPr>
            <w:rFonts w:hint="cs"/>
            <w:rtl/>
            <w:lang w:val="en-US"/>
          </w:rPr>
          <w:t xml:space="preserve">  </w:t>
        </w:r>
        <w:proofErr w:type="gramStart"/>
        <w:r>
          <w:rPr>
            <w:lang w:val="en-US"/>
          </w:rPr>
          <w:t>please</w:t>
        </w:r>
        <w:proofErr w:type="gramEnd"/>
        <w:r>
          <w:rPr>
            <w:lang w:val="en-US"/>
          </w:rPr>
          <w:t xml:space="preserve"> change the actual text to th</w:t>
        </w:r>
      </w:ins>
      <w:ins w:id="25" w:author="Daniel Peretz" w:date="2026-02-19T17:08:00Z" w16du:dateUtc="2026-02-19T15:08:00Z">
        <w:r>
          <w:rPr>
            <w:lang w:val="en-US"/>
          </w:rPr>
          <w:t>e below in yellow</w:t>
        </w:r>
      </w:ins>
    </w:p>
    <w:p w14:paraId="2BB273D5" w14:textId="77777777" w:rsidR="005A1260" w:rsidRPr="00867559" w:rsidRDefault="005A1260" w:rsidP="005A1260">
      <w:pPr>
        <w:bidi/>
        <w:jc w:val="center"/>
        <w:rPr>
          <w:highlight w:val="yellow"/>
          <w:rtl/>
          <w:lang w:val="en-US"/>
          <w:rPrChange w:id="26" w:author="Daniel Peretz" w:date="2026-02-19T17:07:00Z" w16du:dateUtc="2026-02-19T15:07:00Z">
            <w:rPr>
              <w:rtl/>
              <w:lang w:val="en-US"/>
            </w:rPr>
          </w:rPrChange>
        </w:rPr>
      </w:pPr>
      <w:r w:rsidRPr="00867559">
        <w:rPr>
          <w:rFonts w:cs="Arial" w:hint="cs"/>
          <w:highlight w:val="yellow"/>
          <w:rtl/>
          <w:lang w:val="en-US"/>
          <w:rPrChange w:id="27" w:author="Daniel Peretz" w:date="2026-02-19T17:07:00Z" w16du:dateUtc="2026-02-19T15:07:00Z">
            <w:rPr>
              <w:rFonts w:cs="Arial" w:hint="cs"/>
              <w:rtl/>
              <w:lang w:val="en-US"/>
            </w:rPr>
          </w:rPrChange>
        </w:rPr>
        <w:t>בואו</w:t>
      </w:r>
      <w:r w:rsidRPr="00867559">
        <w:rPr>
          <w:rFonts w:cs="Arial"/>
          <w:highlight w:val="yellow"/>
          <w:rtl/>
          <w:lang w:val="en-US"/>
          <w:rPrChange w:id="28" w:author="Daniel Peretz" w:date="2026-02-19T17:07:00Z" w16du:dateUtc="2026-02-19T15:07:00Z">
            <w:rPr>
              <w:rFonts w:cs="Arial"/>
              <w:rtl/>
              <w:lang w:val="en-US"/>
            </w:rPr>
          </w:rPrChange>
        </w:rPr>
        <w:t xml:space="preserve"> </w:t>
      </w:r>
      <w:r w:rsidRPr="00867559">
        <w:rPr>
          <w:rFonts w:cs="Arial" w:hint="cs"/>
          <w:highlight w:val="yellow"/>
          <w:rtl/>
          <w:lang w:val="en-US"/>
          <w:rPrChange w:id="29" w:author="Daniel Peretz" w:date="2026-02-19T17:07:00Z" w16du:dateUtc="2026-02-19T15:07:00Z">
            <w:rPr>
              <w:rFonts w:cs="Arial" w:hint="cs"/>
              <w:rtl/>
              <w:lang w:val="en-US"/>
            </w:rPr>
          </w:rPrChange>
        </w:rPr>
        <w:t>נתחיל</w:t>
      </w:r>
      <w:r w:rsidRPr="00867559">
        <w:rPr>
          <w:rFonts w:cs="Arial"/>
          <w:highlight w:val="yellow"/>
          <w:rtl/>
          <w:lang w:val="en-US"/>
          <w:rPrChange w:id="30" w:author="Daniel Peretz" w:date="2026-02-19T17:07:00Z" w16du:dateUtc="2026-02-19T15:07:00Z">
            <w:rPr>
              <w:rFonts w:cs="Arial"/>
              <w:rtl/>
              <w:lang w:val="en-US"/>
            </w:rPr>
          </w:rPrChange>
        </w:rPr>
        <w:t xml:space="preserve"> </w:t>
      </w:r>
      <w:r w:rsidRPr="00867559">
        <w:rPr>
          <w:rFonts w:cs="Arial" w:hint="cs"/>
          <w:highlight w:val="yellow"/>
          <w:rtl/>
          <w:lang w:val="en-US"/>
          <w:rPrChange w:id="31" w:author="Daniel Peretz" w:date="2026-02-19T17:07:00Z" w16du:dateUtc="2026-02-19T15:07:00Z">
            <w:rPr>
              <w:rFonts w:cs="Arial" w:hint="cs"/>
              <w:rtl/>
              <w:lang w:val="en-US"/>
            </w:rPr>
          </w:rPrChange>
        </w:rPr>
        <w:t>בשיחה</w:t>
      </w:r>
    </w:p>
    <w:p w14:paraId="78126E3E" w14:textId="77777777" w:rsidR="005A1260" w:rsidRPr="00250637" w:rsidRDefault="005A1260" w:rsidP="005A1260">
      <w:pPr>
        <w:bidi/>
        <w:jc w:val="center"/>
        <w:rPr>
          <w:rtl/>
          <w:lang w:val="en-US"/>
        </w:rPr>
      </w:pPr>
      <w:r w:rsidRPr="00867559">
        <w:rPr>
          <w:rFonts w:cs="Arial"/>
          <w:highlight w:val="yellow"/>
          <w:rtl/>
          <w:lang w:val="en-US"/>
          <w:rPrChange w:id="32" w:author="Daniel Peretz" w:date="2026-02-19T17:07:00Z" w16du:dateUtc="2026-02-19T15:07:00Z">
            <w:rPr>
              <w:rFonts w:cs="Arial"/>
              <w:rtl/>
              <w:lang w:val="en-US"/>
            </w:rPr>
          </w:rPrChange>
        </w:rPr>
        <w:t>אנו מזמינים אתכם לשיחת היכרות אישית לבחינת התאמת השירותים שלנו לצרכי משפחתכם. השאירו פרטים למטה, ונחזור אליכם בהקדם לתיאום מועד נוח</w:t>
      </w:r>
      <w:r w:rsidRPr="00867559">
        <w:rPr>
          <w:rFonts w:cs="Arial"/>
          <w:highlight w:val="yellow"/>
          <w:rPrChange w:id="33" w:author="Daniel Peretz" w:date="2026-02-19T17:07:00Z" w16du:dateUtc="2026-02-19T15:07:00Z">
            <w:rPr>
              <w:rFonts w:cs="Arial"/>
            </w:rPr>
          </w:rPrChange>
        </w:rPr>
        <w:t>.</w:t>
      </w:r>
    </w:p>
    <w:p w14:paraId="761C45BE" w14:textId="77777777" w:rsidR="005A1260" w:rsidRDefault="005A1260" w:rsidP="005A1260">
      <w:pPr>
        <w:bidi/>
        <w:rPr>
          <w:rFonts w:cs="Arial" w:hint="cs"/>
          <w:rtl/>
          <w:lang w:val="en-US"/>
        </w:rPr>
      </w:pPr>
    </w:p>
    <w:p w14:paraId="35AC88BA" w14:textId="77777777" w:rsidR="005A1260" w:rsidRPr="00250637" w:rsidRDefault="005A1260" w:rsidP="005A1260">
      <w:pPr>
        <w:bidi/>
        <w:rPr>
          <w:rtl/>
          <w:lang w:val="en-US"/>
        </w:rPr>
      </w:pPr>
      <w:r w:rsidRPr="00250637">
        <w:rPr>
          <w:rFonts w:cs="Arial"/>
          <w:rtl/>
          <w:lang w:val="en-US"/>
        </w:rPr>
        <w:t>[</w:t>
      </w:r>
      <w:r w:rsidRPr="00250637">
        <w:rPr>
          <w:rFonts w:cs="Arial" w:hint="cs"/>
          <w:rtl/>
          <w:lang w:val="en-US"/>
        </w:rPr>
        <w:t>כפתור</w:t>
      </w:r>
      <w:r w:rsidRPr="00250637">
        <w:rPr>
          <w:rFonts w:cs="Arial"/>
          <w:rtl/>
          <w:lang w:val="en-US"/>
        </w:rPr>
        <w:t xml:space="preserve">: </w:t>
      </w:r>
      <w:r w:rsidRPr="00250637">
        <w:rPr>
          <w:rFonts w:cs="Arial" w:hint="cs"/>
          <w:rtl/>
          <w:lang w:val="en-US"/>
        </w:rPr>
        <w:t>צרו</w:t>
      </w:r>
      <w:r w:rsidRPr="00250637">
        <w:rPr>
          <w:rFonts w:cs="Arial"/>
          <w:rtl/>
          <w:lang w:val="en-US"/>
        </w:rPr>
        <w:t xml:space="preserve"> </w:t>
      </w:r>
      <w:r w:rsidRPr="00250637">
        <w:rPr>
          <w:rFonts w:cs="Arial" w:hint="cs"/>
          <w:rtl/>
          <w:lang w:val="en-US"/>
        </w:rPr>
        <w:t>קשר</w:t>
      </w:r>
      <w:r w:rsidRPr="00250637">
        <w:rPr>
          <w:rFonts w:cs="Arial"/>
          <w:rtl/>
          <w:lang w:val="en-US"/>
        </w:rPr>
        <w:t xml:space="preserve"> -&gt;]</w:t>
      </w:r>
    </w:p>
    <w:p w14:paraId="37062768" w14:textId="77777777" w:rsidR="005A1260" w:rsidRDefault="005A1260" w:rsidP="005A1260">
      <w:pPr>
        <w:bidi/>
        <w:rPr>
          <w:b/>
          <w:bCs/>
          <w:u w:val="single"/>
          <w:rtl/>
        </w:rPr>
      </w:pPr>
    </w:p>
    <w:p w14:paraId="3D69E2DE" w14:textId="77777777" w:rsidR="00686063" w:rsidRPr="00FF431E" w:rsidRDefault="00686063" w:rsidP="00686063">
      <w:pPr>
        <w:bidi/>
      </w:pPr>
      <w:r w:rsidRPr="00FF431E">
        <w:rPr>
          <w:i/>
          <w:iCs/>
          <w:rtl/>
        </w:rPr>
        <w:t>שם | אימייל | הודעה | כפתור: שליחה</w:t>
      </w:r>
    </w:p>
    <w:p w14:paraId="39A656A6" w14:textId="77777777" w:rsidR="0013253A" w:rsidRPr="00686063" w:rsidRDefault="0013253A" w:rsidP="0013253A">
      <w:pPr>
        <w:bidi/>
        <w:rPr>
          <w:b/>
          <w:bCs/>
          <w:u w:val="single"/>
          <w:rtl/>
        </w:rPr>
      </w:pPr>
    </w:p>
    <w:p w14:paraId="5666C648" w14:textId="77777777" w:rsidR="0013253A" w:rsidRDefault="0013253A" w:rsidP="0013253A">
      <w:pPr>
        <w:bidi/>
        <w:rPr>
          <w:b/>
          <w:bCs/>
          <w:u w:val="single"/>
        </w:rPr>
      </w:pPr>
    </w:p>
    <w:p w14:paraId="6A1F042A" w14:textId="77777777" w:rsidR="0013253A" w:rsidRDefault="0013253A" w:rsidP="0013253A">
      <w:pPr>
        <w:bidi/>
        <w:rPr>
          <w:b/>
          <w:bCs/>
          <w:u w:val="single"/>
          <w:rtl/>
        </w:rPr>
      </w:pPr>
    </w:p>
    <w:p w14:paraId="043A90A3" w14:textId="77777777" w:rsidR="00250637" w:rsidRDefault="00250637" w:rsidP="00250637">
      <w:pPr>
        <w:bidi/>
        <w:rPr>
          <w:b/>
          <w:bCs/>
          <w:u w:val="single"/>
          <w:rtl/>
        </w:rPr>
      </w:pPr>
    </w:p>
    <w:p w14:paraId="3FC21416" w14:textId="77777777" w:rsidR="007C7336" w:rsidRDefault="007C7336" w:rsidP="007C7336">
      <w:pPr>
        <w:bidi/>
        <w:rPr>
          <w:b/>
          <w:bCs/>
          <w:u w:val="single"/>
          <w:rtl/>
        </w:rPr>
      </w:pPr>
    </w:p>
    <w:p w14:paraId="78EE4520" w14:textId="77777777" w:rsidR="00250637" w:rsidRDefault="00250637" w:rsidP="00250637">
      <w:pPr>
        <w:bidi/>
        <w:rPr>
          <w:b/>
          <w:bCs/>
          <w:u w:val="single"/>
          <w:rtl/>
        </w:rPr>
      </w:pPr>
    </w:p>
    <w:p w14:paraId="69A29B97" w14:textId="77777777" w:rsidR="00250637" w:rsidRDefault="00250637" w:rsidP="00250637">
      <w:pPr>
        <w:bidi/>
        <w:rPr>
          <w:b/>
          <w:bCs/>
          <w:u w:val="single"/>
          <w:rtl/>
        </w:rPr>
      </w:pPr>
    </w:p>
    <w:p w14:paraId="2562EEDC" w14:textId="77777777" w:rsidR="00D37BDE" w:rsidRDefault="00D37BDE" w:rsidP="00D37BDE">
      <w:pPr>
        <w:bidi/>
        <w:jc w:val="center"/>
        <w:rPr>
          <w:b/>
          <w:bCs/>
          <w:rtl/>
        </w:rPr>
      </w:pPr>
      <w:r w:rsidRPr="00D37BDE">
        <w:rPr>
          <w:b/>
          <w:bCs/>
          <w:rtl/>
        </w:rPr>
        <w:lastRenderedPageBreak/>
        <w:t>האנשים שמאחורי ההצלחה שלכם</w:t>
      </w:r>
    </w:p>
    <w:p w14:paraId="3C520B5E" w14:textId="2B43840A" w:rsidR="00D37BDE" w:rsidRDefault="00D37BDE" w:rsidP="00D37BDE">
      <w:pPr>
        <w:bidi/>
        <w:jc w:val="center"/>
        <w:rPr>
          <w:rtl/>
        </w:rPr>
      </w:pPr>
      <w:r w:rsidRPr="00D37BDE">
        <w:rPr>
          <w:rtl/>
        </w:rPr>
        <w:t xml:space="preserve"> </w:t>
      </w:r>
      <w:r w:rsidR="005A1260">
        <w:rPr>
          <w:rFonts w:hint="cs"/>
          <w:rtl/>
        </w:rPr>
        <w:t>ה</w:t>
      </w:r>
      <w:r w:rsidRPr="00D37BDE">
        <w:rPr>
          <w:rFonts w:hint="cs"/>
          <w:rtl/>
        </w:rPr>
        <w:t>צוות</w:t>
      </w:r>
      <w:r w:rsidRPr="00D37BDE">
        <w:rPr>
          <w:rtl/>
        </w:rPr>
        <w:t xml:space="preserve"> </w:t>
      </w:r>
      <w:r w:rsidRPr="00D37BDE">
        <w:rPr>
          <w:rFonts w:hint="cs"/>
          <w:rtl/>
        </w:rPr>
        <w:t>שלנו</w:t>
      </w:r>
      <w:r w:rsidRPr="00D37BDE">
        <w:rPr>
          <w:rtl/>
        </w:rPr>
        <w:t xml:space="preserve"> </w:t>
      </w:r>
      <w:r w:rsidRPr="00D37BDE">
        <w:rPr>
          <w:rFonts w:hint="cs"/>
          <w:rtl/>
        </w:rPr>
        <w:t>מביא</w:t>
      </w:r>
      <w:r w:rsidRPr="00D37BDE">
        <w:rPr>
          <w:rtl/>
        </w:rPr>
        <w:t xml:space="preserve"> </w:t>
      </w:r>
      <w:r w:rsidRPr="00D37BDE">
        <w:rPr>
          <w:rFonts w:hint="cs"/>
          <w:rtl/>
        </w:rPr>
        <w:t>עמו</w:t>
      </w:r>
      <w:r w:rsidRPr="00D37BDE">
        <w:rPr>
          <w:rtl/>
        </w:rPr>
        <w:t xml:space="preserve"> </w:t>
      </w:r>
      <w:r w:rsidRPr="00D37BDE">
        <w:rPr>
          <w:rFonts w:hint="cs"/>
          <w:rtl/>
        </w:rPr>
        <w:t>עשורים</w:t>
      </w:r>
      <w:r w:rsidRPr="00D37BDE">
        <w:rPr>
          <w:rtl/>
        </w:rPr>
        <w:t xml:space="preserve"> </w:t>
      </w:r>
      <w:r w:rsidRPr="00D37BDE">
        <w:rPr>
          <w:rFonts w:hint="cs"/>
          <w:rtl/>
        </w:rPr>
        <w:t>של</w:t>
      </w:r>
      <w:r w:rsidRPr="00D37BDE">
        <w:rPr>
          <w:rtl/>
        </w:rPr>
        <w:t xml:space="preserve"> </w:t>
      </w:r>
      <w:r w:rsidRPr="00D37BDE">
        <w:rPr>
          <w:rFonts w:hint="cs"/>
          <w:rtl/>
        </w:rPr>
        <w:t>ניסיון</w:t>
      </w:r>
      <w:r w:rsidRPr="00D37BDE">
        <w:rPr>
          <w:rtl/>
        </w:rPr>
        <w:t xml:space="preserve"> </w:t>
      </w:r>
      <w:r w:rsidRPr="00D37BDE">
        <w:rPr>
          <w:rFonts w:hint="cs"/>
          <w:rtl/>
        </w:rPr>
        <w:t>בשווקים</w:t>
      </w:r>
      <w:r w:rsidRPr="00D37BDE">
        <w:rPr>
          <w:rtl/>
        </w:rPr>
        <w:t xml:space="preserve"> </w:t>
      </w:r>
      <w:r w:rsidRPr="00D37BDE">
        <w:rPr>
          <w:rFonts w:hint="cs"/>
          <w:rtl/>
        </w:rPr>
        <w:t>פיננסיים</w:t>
      </w:r>
      <w:r w:rsidRPr="00D37BDE">
        <w:rPr>
          <w:rtl/>
        </w:rPr>
        <w:t xml:space="preserve"> </w:t>
      </w:r>
      <w:r w:rsidRPr="00D37BDE">
        <w:rPr>
          <w:rFonts w:hint="cs"/>
          <w:rtl/>
        </w:rPr>
        <w:t>גלובליים</w:t>
      </w:r>
      <w:r w:rsidRPr="00D37BDE">
        <w:rPr>
          <w:rtl/>
        </w:rPr>
        <w:t xml:space="preserve">, </w:t>
      </w:r>
      <w:r w:rsidRPr="00D37BDE">
        <w:rPr>
          <w:rFonts w:hint="cs"/>
          <w:rtl/>
        </w:rPr>
        <w:t>ניהול</w:t>
      </w:r>
      <w:r w:rsidRPr="00D37BDE">
        <w:rPr>
          <w:rtl/>
        </w:rPr>
        <w:t xml:space="preserve"> </w:t>
      </w:r>
      <w:r w:rsidRPr="00D37BDE">
        <w:rPr>
          <w:rFonts w:hint="cs"/>
          <w:rtl/>
        </w:rPr>
        <w:t>סיכונים</w:t>
      </w:r>
      <w:r w:rsidRPr="00D37BDE">
        <w:rPr>
          <w:rtl/>
        </w:rPr>
        <w:t xml:space="preserve"> </w:t>
      </w:r>
      <w:r w:rsidRPr="00D37BDE">
        <w:rPr>
          <w:rFonts w:hint="cs"/>
          <w:rtl/>
        </w:rPr>
        <w:t>ואופרציה</w:t>
      </w:r>
      <w:r w:rsidRPr="00D37BDE">
        <w:rPr>
          <w:rtl/>
        </w:rPr>
        <w:t xml:space="preserve"> – </w:t>
      </w:r>
      <w:r w:rsidRPr="00D37BDE">
        <w:rPr>
          <w:rFonts w:hint="cs"/>
          <w:rtl/>
        </w:rPr>
        <w:t>כולם</w:t>
      </w:r>
      <w:r w:rsidRPr="00D37BDE">
        <w:rPr>
          <w:rtl/>
        </w:rPr>
        <w:t xml:space="preserve"> </w:t>
      </w:r>
      <w:r w:rsidRPr="00D37BDE">
        <w:rPr>
          <w:rFonts w:hint="cs"/>
          <w:rtl/>
        </w:rPr>
        <w:t>מגויסים</w:t>
      </w:r>
      <w:r w:rsidRPr="00D37BDE">
        <w:rPr>
          <w:rtl/>
        </w:rPr>
        <w:t xml:space="preserve"> </w:t>
      </w:r>
      <w:r w:rsidRPr="00D37BDE">
        <w:rPr>
          <w:rFonts w:hint="cs"/>
          <w:rtl/>
        </w:rPr>
        <w:t>למען</w:t>
      </w:r>
      <w:r w:rsidRPr="00D37BDE">
        <w:rPr>
          <w:rtl/>
        </w:rPr>
        <w:t xml:space="preserve"> </w:t>
      </w:r>
      <w:del w:id="34" w:author="Daniel Peretz" w:date="2026-02-19T17:09:00Z" w16du:dateUtc="2026-02-19T15:09:00Z">
        <w:r w:rsidRPr="00D37BDE" w:rsidDel="00867559">
          <w:rPr>
            <w:rFonts w:hint="cs"/>
            <w:rtl/>
          </w:rPr>
          <w:delText>שגשוגה</w:delText>
        </w:r>
        <w:r w:rsidRPr="00D37BDE" w:rsidDel="00867559">
          <w:rPr>
            <w:rtl/>
          </w:rPr>
          <w:delText xml:space="preserve"> </w:delText>
        </w:r>
      </w:del>
      <w:ins w:id="35" w:author="Daniel Peretz" w:date="2026-02-19T17:09:00Z" w16du:dateUtc="2026-02-19T15:09:00Z">
        <w:r w:rsidR="00867559">
          <w:rPr>
            <w:rFonts w:hint="cs"/>
            <w:rtl/>
          </w:rPr>
          <w:t>רווחת</w:t>
        </w:r>
        <w:r w:rsidR="00867559" w:rsidRPr="00D37BDE">
          <w:rPr>
            <w:rtl/>
          </w:rPr>
          <w:t xml:space="preserve"> </w:t>
        </w:r>
      </w:ins>
      <w:r w:rsidRPr="00D37BDE">
        <w:rPr>
          <w:rFonts w:hint="cs"/>
          <w:rtl/>
        </w:rPr>
        <w:t>של</w:t>
      </w:r>
      <w:r w:rsidRPr="00D37BDE">
        <w:rPr>
          <w:rtl/>
        </w:rPr>
        <w:t xml:space="preserve"> </w:t>
      </w:r>
      <w:r w:rsidRPr="00D37BDE">
        <w:rPr>
          <w:rFonts w:hint="cs"/>
          <w:rtl/>
        </w:rPr>
        <w:t>המשפחה</w:t>
      </w:r>
      <w:r w:rsidRPr="00D37BDE">
        <w:rPr>
          <w:rtl/>
        </w:rPr>
        <w:t xml:space="preserve"> </w:t>
      </w:r>
      <w:r w:rsidRPr="00D37BDE">
        <w:rPr>
          <w:rFonts w:hint="cs"/>
          <w:rtl/>
        </w:rPr>
        <w:t>שלכם</w:t>
      </w:r>
      <w:r w:rsidRPr="00D37BDE">
        <w:rPr>
          <w:rtl/>
        </w:rPr>
        <w:t>.</w:t>
      </w:r>
    </w:p>
    <w:p w14:paraId="56D53984" w14:textId="77777777" w:rsidR="00D37BDE" w:rsidRPr="00D37BDE" w:rsidRDefault="00D37BDE" w:rsidP="00D37BDE">
      <w:pPr>
        <w:bidi/>
        <w:rPr>
          <w:b/>
          <w:bCs/>
        </w:rPr>
      </w:pPr>
      <w:r>
        <w:br/>
      </w:r>
      <w:r w:rsidRPr="00D37BDE">
        <w:rPr>
          <w:b/>
          <w:bCs/>
          <w:rtl/>
        </w:rPr>
        <w:t>צוות ההנהלה והשקעות</w:t>
      </w:r>
    </w:p>
    <w:p w14:paraId="4D0C681A" w14:textId="77777777" w:rsidR="00D37BDE" w:rsidRPr="00D37BDE" w:rsidRDefault="00D37BDE" w:rsidP="00D37BDE">
      <w:pPr>
        <w:bidi/>
        <w:rPr>
          <w:b/>
          <w:bCs/>
        </w:rPr>
      </w:pPr>
      <w:r w:rsidRPr="00D37BDE">
        <w:rPr>
          <w:b/>
          <w:bCs/>
          <w:rtl/>
        </w:rPr>
        <w:t>דניאל פרץ</w:t>
      </w:r>
    </w:p>
    <w:p w14:paraId="70027D8B" w14:textId="77777777" w:rsidR="00D37BDE" w:rsidRPr="00D37BDE" w:rsidRDefault="00D37BDE" w:rsidP="00D37BDE">
      <w:pPr>
        <w:bidi/>
      </w:pPr>
      <w:r w:rsidRPr="00D37BDE">
        <w:rPr>
          <w:b/>
          <w:bCs/>
          <w:rtl/>
        </w:rPr>
        <w:t>מייסד ומנכ"ל</w:t>
      </w:r>
      <w:r w:rsidRPr="00D37BDE">
        <w:rPr>
          <w:rtl/>
        </w:rPr>
        <w:t xml:space="preserve"> דניאל פרץ הוא המייסד והמנכ"ל של</w:t>
      </w:r>
      <w:r w:rsidRPr="00D37BDE">
        <w:t xml:space="preserve"> Family Wealth Advisors (FWA). </w:t>
      </w:r>
      <w:r w:rsidRPr="00D37BDE">
        <w:rPr>
          <w:rtl/>
        </w:rPr>
        <w:t>עם למעלה מ-30 שנות ניסיון בשווקים הפיננסיים הגלובליים, הקים דניאל את</w:t>
      </w:r>
      <w:r w:rsidRPr="00D37BDE">
        <w:t xml:space="preserve"> FWA </w:t>
      </w:r>
      <w:r w:rsidRPr="00D37BDE">
        <w:rPr>
          <w:rtl/>
        </w:rPr>
        <w:t>בשנת 2009 במטרה להעניק למשפחות גישה מתוחכמת, מבוקרת סיכונים ומקצועית לניהול הון</w:t>
      </w:r>
      <w:r w:rsidRPr="00D37BDE">
        <w:t>.</w:t>
      </w:r>
    </w:p>
    <w:p w14:paraId="2A971E01" w14:textId="4193C5B0" w:rsidR="00D37BDE" w:rsidRPr="00D37BDE" w:rsidRDefault="00D37BDE" w:rsidP="00D37BDE">
      <w:pPr>
        <w:bidi/>
      </w:pPr>
      <w:r w:rsidRPr="00D37BDE">
        <w:rPr>
          <w:rtl/>
        </w:rPr>
        <w:t>בעברו כיהן דניאל כמנהל סיכונים ראשי ב"כלל פיננסים", שם מילא תפקידי מפתח כמנהל קרנות וכמנהל דסק ה</w:t>
      </w:r>
      <w:r w:rsidR="005A1260">
        <w:rPr>
          <w:rFonts w:hint="cs"/>
          <w:rtl/>
        </w:rPr>
        <w:t xml:space="preserve">- </w:t>
      </w:r>
      <w:r w:rsidR="005A1260">
        <w:rPr>
          <w:lang w:val="en-US"/>
        </w:rPr>
        <w:t>OTC</w:t>
      </w:r>
      <w:r w:rsidR="005A1260">
        <w:rPr>
          <w:rFonts w:hint="cs"/>
          <w:rtl/>
          <w:lang w:val="en-US"/>
        </w:rPr>
        <w:t>. הרקע</w:t>
      </w:r>
      <w:r w:rsidRPr="00D37BDE">
        <w:rPr>
          <w:rtl/>
        </w:rPr>
        <w:t xml:space="preserve"> המעמיק שלו בניהול סיכונים מוסדיים ובניהול נכסים מאפשר לו להעניק ללקוחותיו פרספקטיבה ייחודית על שימור הון וצמיחתו</w:t>
      </w:r>
      <w:r w:rsidRPr="00D37BDE">
        <w:t>.</w:t>
      </w:r>
    </w:p>
    <w:p w14:paraId="0266E468" w14:textId="77777777" w:rsidR="00D37BDE" w:rsidRPr="00D37BDE" w:rsidRDefault="00D37BDE" w:rsidP="00D37BDE">
      <w:pPr>
        <w:numPr>
          <w:ilvl w:val="0"/>
          <w:numId w:val="6"/>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בכלכלה בהצטיינות, אוניברסיטת חיפה</w:t>
      </w:r>
      <w:r w:rsidRPr="00D37BDE">
        <w:t>.</w:t>
      </w:r>
    </w:p>
    <w:p w14:paraId="40552DAB" w14:textId="77777777" w:rsidR="00D37BDE" w:rsidRPr="00D37BDE" w:rsidRDefault="00D37BDE" w:rsidP="00D37BDE">
      <w:pPr>
        <w:numPr>
          <w:ilvl w:val="0"/>
          <w:numId w:val="6"/>
        </w:numPr>
        <w:bidi/>
      </w:pPr>
      <w:r w:rsidRPr="00D37BDE">
        <w:rPr>
          <w:b/>
          <w:bCs/>
          <w:rtl/>
        </w:rPr>
        <w:t>הסמכה</w:t>
      </w:r>
      <w:r w:rsidRPr="00D37BDE">
        <w:rPr>
          <w:b/>
          <w:bCs/>
        </w:rPr>
        <w:t>:</w:t>
      </w:r>
      <w:r w:rsidRPr="00D37BDE">
        <w:t xml:space="preserve"> </w:t>
      </w:r>
      <w:r w:rsidRPr="00D37BDE">
        <w:rPr>
          <w:rtl/>
        </w:rPr>
        <w:t>בעל רישיון לניהול השקעות</w:t>
      </w:r>
      <w:r w:rsidRPr="00D37BDE">
        <w:t>.</w:t>
      </w:r>
    </w:p>
    <w:p w14:paraId="1EC5C255" w14:textId="77777777" w:rsidR="00D37BDE" w:rsidRPr="00D37BDE" w:rsidRDefault="00000000" w:rsidP="00D37BDE">
      <w:pPr>
        <w:bidi/>
      </w:pPr>
      <w:r>
        <w:pict w14:anchorId="4C230094">
          <v:rect id="_x0000_i1035" style="width:0;height:1.5pt" o:hralign="center" o:hrstd="t" o:hr="t" fillcolor="#a0a0a0" stroked="f"/>
        </w:pict>
      </w:r>
    </w:p>
    <w:p w14:paraId="23BCECC1" w14:textId="77777777" w:rsidR="00D37BDE" w:rsidRPr="00D37BDE" w:rsidRDefault="00D37BDE" w:rsidP="00D37BDE">
      <w:pPr>
        <w:bidi/>
        <w:rPr>
          <w:b/>
          <w:bCs/>
        </w:rPr>
      </w:pPr>
      <w:r w:rsidRPr="00D37BDE">
        <w:rPr>
          <w:b/>
          <w:bCs/>
          <w:rtl/>
        </w:rPr>
        <w:t>גיל בן צדוק, עו"ד</w:t>
      </w:r>
    </w:p>
    <w:p w14:paraId="207C9B03" w14:textId="6B303ECE" w:rsidR="00D15712" w:rsidRDefault="00D37BDE" w:rsidP="00E1580C">
      <w:pPr>
        <w:bidi/>
        <w:rPr>
          <w:rtl/>
        </w:rPr>
      </w:pPr>
      <w:r w:rsidRPr="00D37BDE">
        <w:rPr>
          <w:b/>
          <w:bCs/>
          <w:rtl/>
        </w:rPr>
        <w:t>מנהל השקעות בכיר</w:t>
      </w:r>
      <w:r w:rsidR="00D15712">
        <w:rPr>
          <w:b/>
          <w:bCs/>
        </w:rPr>
        <w:br/>
      </w:r>
      <w:r w:rsidR="00D15712">
        <w:rPr>
          <w:rFonts w:cs="Arial" w:hint="cs"/>
          <w:rtl/>
        </w:rPr>
        <w:t>גיל</w:t>
      </w:r>
      <w:r w:rsidR="00D15712">
        <w:rPr>
          <w:rFonts w:cs="Arial"/>
          <w:rtl/>
        </w:rPr>
        <w:t xml:space="preserve"> </w:t>
      </w:r>
      <w:r w:rsidR="00D15712">
        <w:rPr>
          <w:rFonts w:cs="Arial" w:hint="cs"/>
          <w:rtl/>
        </w:rPr>
        <w:t>בן</w:t>
      </w:r>
      <w:r w:rsidR="00D15712">
        <w:rPr>
          <w:rFonts w:cs="Arial"/>
          <w:rtl/>
        </w:rPr>
        <w:t xml:space="preserve"> </w:t>
      </w:r>
      <w:r w:rsidR="00D15712">
        <w:rPr>
          <w:rFonts w:cs="Arial" w:hint="cs"/>
          <w:rtl/>
        </w:rPr>
        <w:t>צדוק</w:t>
      </w:r>
      <w:del w:id="36" w:author="Daniel Peretz" w:date="2026-02-19T17:18:00Z" w16du:dateUtc="2026-02-19T15:18:00Z">
        <w:r w:rsidR="00D15712" w:rsidDel="00E1580C">
          <w:rPr>
            <w:rFonts w:cs="Arial"/>
            <w:rtl/>
          </w:rPr>
          <w:delText xml:space="preserve">, </w:delText>
        </w:r>
        <w:r w:rsidR="00D15712" w:rsidDel="00E1580C">
          <w:rPr>
            <w:rFonts w:cs="Arial" w:hint="cs"/>
            <w:rtl/>
          </w:rPr>
          <w:delText>עו</w:delText>
        </w:r>
        <w:r w:rsidR="00D15712" w:rsidDel="00E1580C">
          <w:rPr>
            <w:rFonts w:cs="Arial"/>
            <w:rtl/>
          </w:rPr>
          <w:delText>"</w:delText>
        </w:r>
        <w:r w:rsidR="00D15712" w:rsidDel="00E1580C">
          <w:rPr>
            <w:rFonts w:cs="Arial" w:hint="cs"/>
            <w:rtl/>
          </w:rPr>
          <w:delText>ד</w:delText>
        </w:r>
        <w:r w:rsidR="00D15712" w:rsidDel="00E1580C">
          <w:rPr>
            <w:rFonts w:cs="Arial"/>
            <w:rtl/>
          </w:rPr>
          <w:delText xml:space="preserve"> </w:delText>
        </w:r>
        <w:r w:rsidR="00D15712" w:rsidDel="00E1580C">
          <w:rPr>
            <w:rFonts w:cs="Arial" w:hint="cs"/>
            <w:rtl/>
          </w:rPr>
          <w:delText>מכהן</w:delText>
        </w:r>
        <w:r w:rsidR="00D15712" w:rsidDel="00E1580C">
          <w:rPr>
            <w:rFonts w:cs="Arial"/>
            <w:rtl/>
          </w:rPr>
          <w:delText xml:space="preserve"> </w:delText>
        </w:r>
        <w:r w:rsidR="00D15712" w:rsidDel="00E1580C">
          <w:rPr>
            <w:rFonts w:cs="Arial" w:hint="cs"/>
            <w:rtl/>
          </w:rPr>
          <w:delText>כמנהל</w:delText>
        </w:r>
        <w:r w:rsidR="00D15712" w:rsidDel="00E1580C">
          <w:rPr>
            <w:rFonts w:cs="Arial"/>
            <w:rtl/>
          </w:rPr>
          <w:delText xml:space="preserve"> </w:delText>
        </w:r>
        <w:r w:rsidR="00D15712" w:rsidDel="00E1580C">
          <w:rPr>
            <w:rFonts w:cs="Arial" w:hint="cs"/>
            <w:rtl/>
          </w:rPr>
          <w:delText>השקעות</w:delText>
        </w:r>
        <w:r w:rsidR="00D15712" w:rsidDel="00E1580C">
          <w:rPr>
            <w:rFonts w:cs="Arial"/>
            <w:rtl/>
          </w:rPr>
          <w:delText xml:space="preserve"> </w:delText>
        </w:r>
        <w:r w:rsidR="00D15712" w:rsidDel="00E1580C">
          <w:rPr>
            <w:rFonts w:cs="Arial" w:hint="cs"/>
            <w:rtl/>
          </w:rPr>
          <w:delText>בכיר</w:delText>
        </w:r>
        <w:r w:rsidR="00D15712" w:rsidDel="00E1580C">
          <w:rPr>
            <w:rFonts w:cs="Arial"/>
            <w:rtl/>
          </w:rPr>
          <w:delText xml:space="preserve"> </w:delText>
        </w:r>
        <w:r w:rsidR="00D15712" w:rsidDel="00E1580C">
          <w:rPr>
            <w:rFonts w:cs="Arial" w:hint="cs"/>
            <w:rtl/>
          </w:rPr>
          <w:delText>ב</w:delText>
        </w:r>
        <w:r w:rsidR="00D15712" w:rsidDel="00E1580C">
          <w:delText xml:space="preserve">-FWA </w:delText>
        </w:r>
        <w:r w:rsidR="00D15712" w:rsidDel="00E1580C">
          <w:rPr>
            <w:rFonts w:cs="Arial" w:hint="cs"/>
            <w:rtl/>
          </w:rPr>
          <w:delText>שם</w:delText>
        </w:r>
        <w:r w:rsidR="00D15712" w:rsidDel="00E1580C">
          <w:rPr>
            <w:rFonts w:cs="Arial"/>
            <w:rtl/>
          </w:rPr>
          <w:delText xml:space="preserve"> </w:delText>
        </w:r>
        <w:r w:rsidR="00D15712" w:rsidDel="00E1580C">
          <w:rPr>
            <w:rFonts w:cs="Arial" w:hint="cs"/>
            <w:rtl/>
          </w:rPr>
          <w:delText>הוא</w:delText>
        </w:r>
        <w:r w:rsidR="00D15712" w:rsidDel="00E1580C">
          <w:rPr>
            <w:rFonts w:cs="Arial"/>
            <w:rtl/>
          </w:rPr>
          <w:delText xml:space="preserve"> </w:delText>
        </w:r>
        <w:r w:rsidR="00D15712" w:rsidDel="00E1580C">
          <w:rPr>
            <w:rFonts w:cs="Arial" w:hint="cs"/>
            <w:rtl/>
          </w:rPr>
          <w:delText>מוביל</w:delText>
        </w:r>
        <w:r w:rsidR="00D15712" w:rsidDel="00E1580C">
          <w:rPr>
            <w:rFonts w:cs="Arial"/>
            <w:rtl/>
          </w:rPr>
          <w:delText xml:space="preserve"> </w:delText>
        </w:r>
        <w:r w:rsidR="00D15712" w:rsidDel="00E1580C">
          <w:rPr>
            <w:rFonts w:cs="Arial" w:hint="cs"/>
            <w:rtl/>
          </w:rPr>
          <w:delText>את</w:delText>
        </w:r>
        <w:r w:rsidR="00D15712" w:rsidDel="00E1580C">
          <w:rPr>
            <w:rFonts w:cs="Arial"/>
            <w:rtl/>
          </w:rPr>
          <w:delText xml:space="preserve"> </w:delText>
        </w:r>
        <w:r w:rsidR="00D15712" w:rsidDel="00E1580C">
          <w:rPr>
            <w:rFonts w:cs="Arial" w:hint="cs"/>
            <w:rtl/>
          </w:rPr>
          <w:delText>האינטגרציה</w:delText>
        </w:r>
        <w:r w:rsidR="00D15712" w:rsidDel="00E1580C">
          <w:rPr>
            <w:rFonts w:cs="Arial"/>
            <w:rtl/>
          </w:rPr>
          <w:delText xml:space="preserve"> </w:delText>
        </w:r>
        <w:r w:rsidR="00D15712" w:rsidDel="00E1580C">
          <w:rPr>
            <w:rFonts w:cs="Arial" w:hint="cs"/>
            <w:rtl/>
          </w:rPr>
          <w:delText>בין</w:delText>
        </w:r>
        <w:r w:rsidR="00D15712" w:rsidDel="00E1580C">
          <w:rPr>
            <w:rFonts w:cs="Arial"/>
            <w:rtl/>
          </w:rPr>
          <w:delText xml:space="preserve"> </w:delText>
        </w:r>
        <w:r w:rsidR="00D15712" w:rsidDel="00E1580C">
          <w:rPr>
            <w:rFonts w:cs="Arial" w:hint="cs"/>
            <w:rtl/>
          </w:rPr>
          <w:delText>אסטרטגיית</w:delText>
        </w:r>
        <w:r w:rsidR="00D15712" w:rsidDel="00E1580C">
          <w:rPr>
            <w:rFonts w:cs="Arial"/>
            <w:rtl/>
          </w:rPr>
          <w:delText xml:space="preserve"> </w:delText>
        </w:r>
        <w:r w:rsidR="00D15712" w:rsidDel="00E1580C">
          <w:rPr>
            <w:rFonts w:cs="Arial" w:hint="cs"/>
            <w:rtl/>
          </w:rPr>
          <w:delText>השקעות</w:delText>
        </w:r>
        <w:r w:rsidR="00D15712" w:rsidDel="00E1580C">
          <w:rPr>
            <w:rFonts w:cs="Arial"/>
            <w:rtl/>
          </w:rPr>
          <w:delText>,</w:delText>
        </w:r>
        <w:r w:rsidR="00D15712" w:rsidDel="00E1580C">
          <w:rPr>
            <w:rFonts w:cs="Arial" w:hint="cs"/>
            <w:rtl/>
          </w:rPr>
          <w:delText xml:space="preserve"> מיסוי ומבני הון אופטימליים</w:delText>
        </w:r>
        <w:r w:rsidR="00D15712" w:rsidDel="00E1580C">
          <w:rPr>
            <w:rFonts w:cs="Arial"/>
            <w:rtl/>
          </w:rPr>
          <w:delText xml:space="preserve">. </w:delText>
        </w:r>
        <w:r w:rsidR="00D15712" w:rsidDel="00E1580C">
          <w:rPr>
            <w:rFonts w:cs="Arial" w:hint="cs"/>
            <w:rtl/>
          </w:rPr>
          <w:delText>מאז</w:delText>
        </w:r>
        <w:r w:rsidR="00D15712" w:rsidDel="00E1580C">
          <w:rPr>
            <w:rFonts w:cs="Arial"/>
            <w:rtl/>
          </w:rPr>
          <w:delText xml:space="preserve"> </w:delText>
        </w:r>
        <w:r w:rsidR="00D15712" w:rsidDel="00E1580C">
          <w:rPr>
            <w:rFonts w:cs="Arial" w:hint="cs"/>
            <w:rtl/>
          </w:rPr>
          <w:delText>הצטרפותו</w:delText>
        </w:r>
        <w:r w:rsidR="00D15712" w:rsidDel="00E1580C">
          <w:rPr>
            <w:rFonts w:cs="Arial"/>
            <w:rtl/>
          </w:rPr>
          <w:delText xml:space="preserve"> </w:delText>
        </w:r>
        <w:r w:rsidR="00D15712" w:rsidDel="00E1580C">
          <w:rPr>
            <w:rFonts w:cs="Arial" w:hint="cs"/>
            <w:rtl/>
          </w:rPr>
          <w:delText>לפירמה</w:delText>
        </w:r>
        <w:r w:rsidR="00D15712" w:rsidDel="00E1580C">
          <w:rPr>
            <w:rFonts w:cs="Arial"/>
            <w:rtl/>
          </w:rPr>
          <w:delText xml:space="preserve"> </w:delText>
        </w:r>
        <w:r w:rsidR="00D15712" w:rsidDel="00E1580C">
          <w:rPr>
            <w:rFonts w:cs="Arial" w:hint="cs"/>
            <w:rtl/>
          </w:rPr>
          <w:delText>בשנת</w:delText>
        </w:r>
        <w:r w:rsidR="00D15712" w:rsidDel="00E1580C">
          <w:rPr>
            <w:rFonts w:cs="Arial"/>
            <w:rtl/>
          </w:rPr>
          <w:delText xml:space="preserve"> 2016, </w:delText>
        </w:r>
        <w:r w:rsidR="00D15712" w:rsidDel="00E1580C">
          <w:rPr>
            <w:rFonts w:cs="Arial" w:hint="cs"/>
            <w:rtl/>
          </w:rPr>
          <w:delText>גיל</w:delText>
        </w:r>
        <w:r w:rsidR="00D15712" w:rsidDel="00E1580C">
          <w:rPr>
            <w:rFonts w:cs="Arial"/>
            <w:rtl/>
          </w:rPr>
          <w:delText xml:space="preserve"> </w:delText>
        </w:r>
        <w:r w:rsidR="00D15712" w:rsidDel="00E1580C">
          <w:rPr>
            <w:rFonts w:cs="Arial" w:hint="cs"/>
            <w:rtl/>
          </w:rPr>
          <w:delText>מתמחה</w:delText>
        </w:r>
        <w:r w:rsidR="00D15712" w:rsidDel="00E1580C">
          <w:rPr>
            <w:rFonts w:cs="Arial"/>
            <w:rtl/>
          </w:rPr>
          <w:delText xml:space="preserve"> </w:delText>
        </w:r>
        <w:r w:rsidR="00D15712" w:rsidDel="00E1580C">
          <w:rPr>
            <w:rFonts w:cs="Arial" w:hint="cs"/>
            <w:rtl/>
          </w:rPr>
          <w:delText>בתכנון</w:delText>
        </w:r>
        <w:r w:rsidR="00D15712" w:rsidDel="00E1580C">
          <w:rPr>
            <w:rFonts w:cs="Arial"/>
            <w:rtl/>
          </w:rPr>
          <w:delText xml:space="preserve"> </w:delText>
        </w:r>
        <w:r w:rsidR="00D15712" w:rsidDel="00E1580C">
          <w:rPr>
            <w:rFonts w:cs="Arial" w:hint="cs"/>
            <w:rtl/>
          </w:rPr>
          <w:delText>ופיקוח</w:delText>
        </w:r>
        <w:r w:rsidR="00D15712" w:rsidDel="00E1580C">
          <w:rPr>
            <w:rFonts w:cs="Arial"/>
            <w:rtl/>
          </w:rPr>
          <w:delText xml:space="preserve"> </w:delText>
        </w:r>
        <w:r w:rsidR="00D15712" w:rsidDel="00E1580C">
          <w:rPr>
            <w:rFonts w:cs="Arial" w:hint="cs"/>
            <w:rtl/>
          </w:rPr>
          <w:delText>על</w:delText>
        </w:r>
        <w:r w:rsidR="00D15712" w:rsidDel="00E1580C">
          <w:rPr>
            <w:rFonts w:cs="Arial"/>
            <w:rtl/>
          </w:rPr>
          <w:delText xml:space="preserve"> </w:delText>
        </w:r>
        <w:r w:rsidR="00D15712" w:rsidDel="00E1580C">
          <w:rPr>
            <w:rFonts w:cs="Arial" w:hint="cs"/>
            <w:rtl/>
          </w:rPr>
          <w:delText>מסגרות</w:delText>
        </w:r>
        <w:r w:rsidR="00D15712" w:rsidDel="00E1580C">
          <w:rPr>
            <w:rFonts w:cs="Arial"/>
            <w:rtl/>
          </w:rPr>
          <w:delText xml:space="preserve"> </w:delText>
        </w:r>
        <w:r w:rsidR="00D15712" w:rsidDel="00E1580C">
          <w:rPr>
            <w:rFonts w:cs="Arial" w:hint="cs"/>
            <w:rtl/>
          </w:rPr>
          <w:delText>הקצאת</w:delText>
        </w:r>
        <w:r w:rsidR="00D15712" w:rsidDel="00E1580C">
          <w:rPr>
            <w:rFonts w:cs="Arial"/>
            <w:rtl/>
          </w:rPr>
          <w:delText xml:space="preserve"> </w:delText>
        </w:r>
        <w:r w:rsidR="00D15712" w:rsidDel="00E1580C">
          <w:rPr>
            <w:rFonts w:cs="Arial" w:hint="cs"/>
            <w:rtl/>
          </w:rPr>
          <w:delText>נכסים</w:delText>
        </w:r>
        <w:r w:rsidR="00D15712" w:rsidDel="00E1580C">
          <w:rPr>
            <w:rFonts w:cs="Arial"/>
            <w:rtl/>
          </w:rPr>
          <w:delText xml:space="preserve"> </w:delText>
        </w:r>
        <w:r w:rsidR="00D15712" w:rsidDel="00E1580C">
          <w:rPr>
            <w:rFonts w:cs="Arial" w:hint="cs"/>
            <w:rtl/>
          </w:rPr>
          <w:delText>מותאמות</w:delText>
        </w:r>
        <w:r w:rsidR="00D15712" w:rsidDel="00E1580C">
          <w:rPr>
            <w:rFonts w:cs="Arial"/>
            <w:rtl/>
          </w:rPr>
          <w:delText xml:space="preserve"> </w:delText>
        </w:r>
        <w:r w:rsidR="00D15712" w:rsidDel="00E1580C">
          <w:rPr>
            <w:rFonts w:cs="Arial" w:hint="cs"/>
            <w:rtl/>
          </w:rPr>
          <w:delText>אישית</w:delText>
        </w:r>
        <w:r w:rsidR="00D15712" w:rsidDel="00E1580C">
          <w:delText xml:space="preserve"> </w:delText>
        </w:r>
        <w:r w:rsidR="00D15712" w:rsidDel="00E1580C">
          <w:rPr>
            <w:rFonts w:cs="Arial" w:hint="cs"/>
            <w:rtl/>
          </w:rPr>
          <w:delText>התפורות</w:delText>
        </w:r>
        <w:r w:rsidR="00D15712" w:rsidDel="00E1580C">
          <w:rPr>
            <w:rFonts w:cs="Arial"/>
            <w:rtl/>
          </w:rPr>
          <w:delText xml:space="preserve"> </w:delText>
        </w:r>
        <w:r w:rsidR="00D15712" w:rsidDel="00E1580C">
          <w:rPr>
            <w:rFonts w:cs="Arial" w:hint="cs"/>
            <w:rtl/>
          </w:rPr>
          <w:delText>לצרכיהן</w:delText>
        </w:r>
        <w:r w:rsidR="00D15712" w:rsidDel="00E1580C">
          <w:rPr>
            <w:rFonts w:cs="Arial"/>
            <w:rtl/>
          </w:rPr>
          <w:delText xml:space="preserve"> </w:delText>
        </w:r>
        <w:r w:rsidR="00D15712" w:rsidDel="00E1580C">
          <w:rPr>
            <w:rFonts w:cs="Arial" w:hint="cs"/>
            <w:rtl/>
          </w:rPr>
          <w:delText>הייחודיים</w:delText>
        </w:r>
        <w:r w:rsidR="00D15712" w:rsidDel="00E1580C">
          <w:rPr>
            <w:rFonts w:cs="Arial"/>
            <w:rtl/>
          </w:rPr>
          <w:delText xml:space="preserve"> </w:delText>
        </w:r>
        <w:r w:rsidR="00D15712" w:rsidDel="00E1580C">
          <w:rPr>
            <w:rFonts w:cs="Arial" w:hint="cs"/>
            <w:rtl/>
          </w:rPr>
          <w:delText>של</w:delText>
        </w:r>
        <w:r w:rsidR="00D15712" w:rsidDel="00E1580C">
          <w:rPr>
            <w:rFonts w:cs="Arial"/>
            <w:rtl/>
          </w:rPr>
          <w:delText xml:space="preserve"> </w:delText>
        </w:r>
        <w:r w:rsidR="00D15712" w:rsidDel="00E1580C">
          <w:rPr>
            <w:rFonts w:cs="Arial" w:hint="cs"/>
            <w:rtl/>
          </w:rPr>
          <w:delText>המשפחות</w:delText>
        </w:r>
        <w:r w:rsidR="00D15712" w:rsidDel="00E1580C">
          <w:rPr>
            <w:rFonts w:cs="Arial"/>
            <w:rtl/>
          </w:rPr>
          <w:delText xml:space="preserve"> </w:delText>
        </w:r>
        <w:r w:rsidR="00D15712" w:rsidDel="00E1580C">
          <w:rPr>
            <w:rFonts w:cs="Arial" w:hint="cs"/>
            <w:rtl/>
          </w:rPr>
          <w:delText>שאנו</w:delText>
        </w:r>
        <w:r w:rsidR="00D15712" w:rsidDel="00E1580C">
          <w:rPr>
            <w:rFonts w:cs="Arial"/>
            <w:rtl/>
          </w:rPr>
          <w:delText xml:space="preserve"> </w:delText>
        </w:r>
        <w:r w:rsidR="00D15712" w:rsidDel="00E1580C">
          <w:rPr>
            <w:rFonts w:cs="Arial" w:hint="cs"/>
            <w:rtl/>
          </w:rPr>
          <w:delText>מלווים</w:delText>
        </w:r>
        <w:r w:rsidR="00D15712" w:rsidDel="00E1580C">
          <w:delText>.</w:delText>
        </w:r>
      </w:del>
      <w:ins w:id="37" w:author="Daniel Peretz" w:date="2026-02-19T17:18:00Z" w16du:dateUtc="2026-02-19T15:18:00Z">
        <w:r w:rsidR="00E1580C">
          <w:rPr>
            <w:rFonts w:cs="Arial"/>
          </w:rPr>
          <w:t xml:space="preserve"> </w:t>
        </w:r>
      </w:ins>
      <w:ins w:id="38" w:author="Daniel Peretz" w:date="2026-02-19T17:18:00Z">
        <w:r w:rsidR="00E1580C" w:rsidRPr="00E1580C">
          <w:rPr>
            <w:rFonts w:cs="Arial"/>
            <w:rtl/>
          </w:rPr>
          <w:t>הצטרף ל</w:t>
        </w:r>
        <w:r w:rsidR="00E1580C" w:rsidRPr="00E1580C">
          <w:rPr>
            <w:rFonts w:cs="Arial"/>
          </w:rPr>
          <w:t xml:space="preserve">-FWA </w:t>
        </w:r>
        <w:r w:rsidR="00E1580C" w:rsidRPr="00E1580C">
          <w:rPr>
            <w:rFonts w:cs="Arial"/>
            <w:rtl/>
          </w:rPr>
          <w:t>בשנת 2016 ומתמחה בשילוב שבין אסטרטגיית השקעות, מיסוי ומבנים משפטיים. הוא מוביל את התכנון והניהול של הקצאת הנכסים עבור משפחות המשרד, תוך בניית פתרונות המותאמים אישית לצרכיהן</w:t>
        </w:r>
        <w:r w:rsidR="00E1580C" w:rsidRPr="00E1580C">
          <w:rPr>
            <w:rFonts w:cs="Arial"/>
          </w:rPr>
          <w:t>.</w:t>
        </w:r>
      </w:ins>
    </w:p>
    <w:p w14:paraId="47DFF9D3" w14:textId="26819584" w:rsidR="00D37BDE" w:rsidRPr="00D37BDE" w:rsidRDefault="00E1580C" w:rsidP="00E1580C">
      <w:pPr>
        <w:bidi/>
      </w:pPr>
      <w:ins w:id="39" w:author="Daniel Peretz" w:date="2026-02-19T17:19:00Z">
        <w:r w:rsidRPr="00E1580C">
          <w:rPr>
            <w:rFonts w:cs="Arial"/>
            <w:rtl/>
          </w:rPr>
          <w:t xml:space="preserve">בעברו כיהן גיל כעורך דין </w:t>
        </w:r>
      </w:ins>
      <w:del w:id="40" w:author="Daniel Peretz" w:date="2026-02-19T17:19:00Z" w16du:dateUtc="2026-02-19T15:19:00Z">
        <w:r w:rsidR="00D15712" w:rsidDel="00E1580C">
          <w:rPr>
            <w:rFonts w:cs="Arial" w:hint="cs"/>
            <w:rtl/>
          </w:rPr>
          <w:delText>טרם</w:delText>
        </w:r>
        <w:r w:rsidR="00D15712" w:rsidDel="00E1580C">
          <w:rPr>
            <w:rFonts w:cs="Arial"/>
            <w:rtl/>
          </w:rPr>
          <w:delText xml:space="preserve"> </w:delText>
        </w:r>
        <w:r w:rsidR="00D15712" w:rsidDel="00E1580C">
          <w:rPr>
            <w:rFonts w:cs="Arial" w:hint="cs"/>
            <w:rtl/>
          </w:rPr>
          <w:delText>הצטרפותו</w:delText>
        </w:r>
        <w:r w:rsidR="00D15712" w:rsidDel="00E1580C">
          <w:rPr>
            <w:rFonts w:cs="Arial"/>
            <w:rtl/>
          </w:rPr>
          <w:delText xml:space="preserve"> </w:delText>
        </w:r>
        <w:r w:rsidR="00D15712" w:rsidDel="00E1580C">
          <w:rPr>
            <w:rFonts w:cs="Arial" w:hint="cs"/>
            <w:rtl/>
          </w:rPr>
          <w:delText>ל</w:delText>
        </w:r>
        <w:r w:rsidR="00D15712" w:rsidDel="00E1580C">
          <w:rPr>
            <w:rFonts w:cs="Arial"/>
            <w:rtl/>
          </w:rPr>
          <w:delText>-</w:delText>
        </w:r>
        <w:r w:rsidR="00D15712" w:rsidDel="00E1580C">
          <w:delText>FWA</w:delText>
        </w:r>
        <w:r w:rsidR="00D15712" w:rsidDel="00E1580C">
          <w:rPr>
            <w:rFonts w:cs="Arial"/>
            <w:rtl/>
          </w:rPr>
          <w:delText xml:space="preserve">, </w:delText>
        </w:r>
        <w:r w:rsidR="00D15712" w:rsidDel="00E1580C">
          <w:rPr>
            <w:rFonts w:cs="Arial" w:hint="cs"/>
            <w:rtl/>
          </w:rPr>
          <w:delText>עסק</w:delText>
        </w:r>
        <w:r w:rsidR="00D15712" w:rsidDel="00E1580C">
          <w:rPr>
            <w:rFonts w:cs="Arial"/>
            <w:rtl/>
          </w:rPr>
          <w:delText xml:space="preserve"> </w:delText>
        </w:r>
        <w:r w:rsidR="00D15712" w:rsidDel="00E1580C">
          <w:rPr>
            <w:rFonts w:cs="Arial" w:hint="cs"/>
            <w:rtl/>
          </w:rPr>
          <w:delText>גיל</w:delText>
        </w:r>
        <w:r w:rsidR="00D15712" w:rsidDel="00E1580C">
          <w:rPr>
            <w:rFonts w:cs="Arial"/>
            <w:rtl/>
          </w:rPr>
          <w:delText xml:space="preserve"> </w:delText>
        </w:r>
        <w:r w:rsidR="00D15712" w:rsidDel="00E1580C">
          <w:rPr>
            <w:rFonts w:cs="Arial" w:hint="cs"/>
            <w:rtl/>
          </w:rPr>
          <w:delText>בעריכת</w:delText>
        </w:r>
        <w:r w:rsidR="00D15712" w:rsidDel="00E1580C">
          <w:rPr>
            <w:rFonts w:cs="Arial"/>
            <w:rtl/>
          </w:rPr>
          <w:delText xml:space="preserve"> </w:delText>
        </w:r>
        <w:r w:rsidR="00D15712" w:rsidDel="00E1580C">
          <w:rPr>
            <w:rFonts w:cs="Arial" w:hint="cs"/>
            <w:rtl/>
          </w:rPr>
          <w:delText>דין</w:delText>
        </w:r>
        <w:r w:rsidR="00D15712" w:rsidDel="00E1580C">
          <w:rPr>
            <w:rFonts w:cs="Arial"/>
            <w:rtl/>
          </w:rPr>
          <w:delText xml:space="preserve"> </w:delText>
        </w:r>
      </w:del>
      <w:r w:rsidR="00D15712">
        <w:rPr>
          <w:rFonts w:cs="Arial" w:hint="cs"/>
          <w:rtl/>
        </w:rPr>
        <w:t>במחלק</w:t>
      </w:r>
      <w:r w:rsidR="00670E53">
        <w:rPr>
          <w:rFonts w:cs="Arial" w:hint="cs"/>
          <w:rtl/>
        </w:rPr>
        <w:t>ת חברות ו</w:t>
      </w:r>
      <w:r w:rsidR="00D15712">
        <w:rPr>
          <w:rFonts w:cs="Arial" w:hint="cs"/>
          <w:rtl/>
        </w:rPr>
        <w:t>ניירות</w:t>
      </w:r>
      <w:r w:rsidR="00D15712">
        <w:rPr>
          <w:rFonts w:cs="Arial"/>
          <w:rtl/>
        </w:rPr>
        <w:t xml:space="preserve"> </w:t>
      </w:r>
      <w:r w:rsidR="00D15712">
        <w:rPr>
          <w:rFonts w:cs="Arial" w:hint="cs"/>
          <w:rtl/>
        </w:rPr>
        <w:t>ערך</w:t>
      </w:r>
      <w:r w:rsidR="00D15712">
        <w:rPr>
          <w:rFonts w:cs="Arial"/>
          <w:rtl/>
        </w:rPr>
        <w:t xml:space="preserve"> </w:t>
      </w:r>
      <w:r w:rsidR="00D15712">
        <w:rPr>
          <w:rFonts w:cs="Arial" w:hint="cs"/>
          <w:rtl/>
        </w:rPr>
        <w:t>במשרד</w:t>
      </w:r>
      <w:r w:rsidR="00D15712">
        <w:rPr>
          <w:rFonts w:cs="Arial"/>
          <w:rtl/>
        </w:rPr>
        <w:t xml:space="preserve"> </w:t>
      </w:r>
      <w:r w:rsidR="00D15712">
        <w:rPr>
          <w:rFonts w:cs="Arial" w:hint="cs"/>
          <w:rtl/>
        </w:rPr>
        <w:t>הרצוג</w:t>
      </w:r>
      <w:r w:rsidR="00D15712">
        <w:rPr>
          <w:rFonts w:cs="Arial"/>
          <w:rtl/>
        </w:rPr>
        <w:t xml:space="preserve">, </w:t>
      </w:r>
      <w:r w:rsidR="00D15712">
        <w:rPr>
          <w:rFonts w:cs="Arial" w:hint="cs"/>
          <w:rtl/>
        </w:rPr>
        <w:t>פוקס</w:t>
      </w:r>
      <w:r w:rsidR="00D15712">
        <w:rPr>
          <w:rFonts w:cs="Arial"/>
          <w:rtl/>
        </w:rPr>
        <w:t xml:space="preserve">, </w:t>
      </w:r>
      <w:r w:rsidR="00D15712">
        <w:rPr>
          <w:rFonts w:cs="Arial" w:hint="cs"/>
          <w:rtl/>
        </w:rPr>
        <w:t>נאמן</w:t>
      </w:r>
      <w:r w:rsidR="00D15712">
        <w:rPr>
          <w:rFonts w:cs="Arial"/>
          <w:rtl/>
        </w:rPr>
        <w:t xml:space="preserve"> (</w:t>
      </w:r>
      <w:r w:rsidR="00D15712">
        <w:t>HFN</w:t>
      </w:r>
      <w:r w:rsidR="00D15712">
        <w:rPr>
          <w:rFonts w:cs="Arial"/>
          <w:rtl/>
        </w:rPr>
        <w:t xml:space="preserve">), </w:t>
      </w:r>
      <w:r w:rsidR="00D15712">
        <w:rPr>
          <w:rFonts w:cs="Arial" w:hint="cs"/>
          <w:rtl/>
        </w:rPr>
        <w:t>ממשרדי</w:t>
      </w:r>
      <w:r w:rsidR="00D15712">
        <w:rPr>
          <w:rFonts w:cs="Arial"/>
          <w:rtl/>
        </w:rPr>
        <w:t xml:space="preserve"> </w:t>
      </w:r>
      <w:r w:rsidR="00D15712">
        <w:rPr>
          <w:rFonts w:cs="Arial" w:hint="cs"/>
          <w:rtl/>
        </w:rPr>
        <w:t>עורכי</w:t>
      </w:r>
      <w:r w:rsidR="00D15712">
        <w:rPr>
          <w:rFonts w:cs="Arial"/>
          <w:rtl/>
        </w:rPr>
        <w:t xml:space="preserve"> </w:t>
      </w:r>
      <w:r w:rsidR="00D15712">
        <w:rPr>
          <w:rFonts w:cs="Arial" w:hint="cs"/>
          <w:rtl/>
        </w:rPr>
        <w:t>הדין</w:t>
      </w:r>
      <w:r w:rsidR="00D15712">
        <w:rPr>
          <w:rFonts w:cs="Arial"/>
          <w:rtl/>
        </w:rPr>
        <w:t xml:space="preserve"> </w:t>
      </w:r>
      <w:r w:rsidR="00D15712">
        <w:rPr>
          <w:rFonts w:cs="Arial" w:hint="cs"/>
          <w:rtl/>
        </w:rPr>
        <w:t>המובילים</w:t>
      </w:r>
      <w:r w:rsidR="00D15712">
        <w:rPr>
          <w:rFonts w:cs="Arial"/>
          <w:rtl/>
        </w:rPr>
        <w:t xml:space="preserve"> </w:t>
      </w:r>
      <w:r w:rsidR="00D15712">
        <w:rPr>
          <w:rFonts w:cs="Arial" w:hint="cs"/>
          <w:rtl/>
        </w:rPr>
        <w:t>בישראל</w:t>
      </w:r>
      <w:r w:rsidR="00D15712">
        <w:rPr>
          <w:rFonts w:cs="Arial"/>
          <w:rtl/>
        </w:rPr>
        <w:t>.</w:t>
      </w:r>
    </w:p>
    <w:p w14:paraId="767FEDDD" w14:textId="77777777" w:rsidR="00D37BDE" w:rsidRPr="00D37BDE" w:rsidRDefault="00D37BDE" w:rsidP="00D37BDE">
      <w:pPr>
        <w:numPr>
          <w:ilvl w:val="0"/>
          <w:numId w:val="7"/>
        </w:numPr>
        <w:bidi/>
      </w:pPr>
      <w:r w:rsidRPr="00D37BDE">
        <w:rPr>
          <w:b/>
          <w:bCs/>
          <w:rtl/>
        </w:rPr>
        <w:t>השכלה</w:t>
      </w:r>
      <w:r w:rsidRPr="00D37BDE">
        <w:rPr>
          <w:b/>
          <w:bCs/>
        </w:rPr>
        <w:t>:</w:t>
      </w:r>
      <w:r w:rsidRPr="00D37BDE">
        <w:t xml:space="preserve"> </w:t>
      </w:r>
      <w:r w:rsidRPr="00D37BDE">
        <w:rPr>
          <w:rtl/>
        </w:rPr>
        <w:t>תואר ראשון בחשבונאות ותואר ראשון במשפטים</w:t>
      </w:r>
      <w:r w:rsidRPr="00D37BDE">
        <w:t xml:space="preserve"> (LL.B), </w:t>
      </w:r>
      <w:r w:rsidRPr="00D37BDE">
        <w:rPr>
          <w:rtl/>
        </w:rPr>
        <w:t>אוניברסיטת תל אביב</w:t>
      </w:r>
      <w:r w:rsidRPr="00D37BDE">
        <w:t>.</w:t>
      </w:r>
    </w:p>
    <w:p w14:paraId="24D52BCD" w14:textId="77777777" w:rsidR="00D37BDE" w:rsidRPr="00D37BDE" w:rsidRDefault="00D37BDE" w:rsidP="00D37BDE">
      <w:pPr>
        <w:numPr>
          <w:ilvl w:val="0"/>
          <w:numId w:val="7"/>
        </w:numPr>
        <w:bidi/>
      </w:pPr>
      <w:r w:rsidRPr="00D37BDE">
        <w:rPr>
          <w:b/>
          <w:bCs/>
          <w:rtl/>
        </w:rPr>
        <w:t>הסמכה</w:t>
      </w:r>
      <w:r w:rsidRPr="00D37BDE">
        <w:rPr>
          <w:b/>
          <w:bCs/>
        </w:rPr>
        <w:t>:</w:t>
      </w:r>
      <w:r w:rsidRPr="00D37BDE">
        <w:t xml:space="preserve"> </w:t>
      </w:r>
      <w:r w:rsidRPr="00D37BDE">
        <w:rPr>
          <w:rtl/>
        </w:rPr>
        <w:t>עו"ד מוסמך</w:t>
      </w:r>
      <w:r w:rsidRPr="00D37BDE">
        <w:t>.</w:t>
      </w:r>
    </w:p>
    <w:p w14:paraId="20FE1C55" w14:textId="77777777" w:rsidR="00D37BDE" w:rsidRPr="00D37BDE" w:rsidRDefault="00000000" w:rsidP="00D37BDE">
      <w:pPr>
        <w:bidi/>
      </w:pPr>
      <w:r>
        <w:pict w14:anchorId="75D9FDC9">
          <v:rect id="_x0000_i1036" style="width:0;height:1.5pt" o:hralign="center" o:hrstd="t" o:hr="t" fillcolor="#a0a0a0" stroked="f"/>
        </w:pict>
      </w:r>
    </w:p>
    <w:p w14:paraId="4F91BFF2" w14:textId="77777777" w:rsidR="00D37BDE" w:rsidRPr="00D37BDE" w:rsidRDefault="00D37BDE" w:rsidP="00D37BDE">
      <w:pPr>
        <w:bidi/>
        <w:rPr>
          <w:b/>
          <w:bCs/>
        </w:rPr>
      </w:pPr>
      <w:r w:rsidRPr="00D37BDE">
        <w:rPr>
          <w:b/>
          <w:bCs/>
          <w:rtl/>
        </w:rPr>
        <w:t xml:space="preserve">בנימין </w:t>
      </w:r>
      <w:proofErr w:type="spellStart"/>
      <w:r w:rsidRPr="00D37BDE">
        <w:rPr>
          <w:b/>
          <w:bCs/>
          <w:rtl/>
        </w:rPr>
        <w:t>סרקיסוב</w:t>
      </w:r>
      <w:proofErr w:type="spellEnd"/>
    </w:p>
    <w:p w14:paraId="257D834D" w14:textId="52102D34" w:rsidR="00D37BDE" w:rsidRPr="00D37BDE" w:rsidRDefault="00D37BDE" w:rsidP="00D37BDE">
      <w:pPr>
        <w:bidi/>
      </w:pPr>
      <w:r w:rsidRPr="00E1580C">
        <w:rPr>
          <w:b/>
          <w:bCs/>
          <w:highlight w:val="yellow"/>
          <w:rtl/>
          <w:rPrChange w:id="41" w:author="Daniel Peretz" w:date="2026-02-19T17:20:00Z" w16du:dateUtc="2026-02-19T15:20:00Z">
            <w:rPr>
              <w:b/>
              <w:bCs/>
              <w:rtl/>
            </w:rPr>
          </w:rPrChange>
        </w:rPr>
        <w:t>מנהל השקעות</w:t>
      </w:r>
      <w:r w:rsidRPr="00E1580C">
        <w:rPr>
          <w:highlight w:val="yellow"/>
          <w:rtl/>
          <w:rPrChange w:id="42" w:author="Daniel Peretz" w:date="2026-02-19T17:20:00Z" w16du:dateUtc="2026-02-19T15:20:00Z">
            <w:rPr>
              <w:rtl/>
            </w:rPr>
          </w:rPrChange>
        </w:rPr>
        <w:t xml:space="preserve"> בנימין </w:t>
      </w:r>
      <w:proofErr w:type="spellStart"/>
      <w:r w:rsidRPr="00E1580C">
        <w:rPr>
          <w:highlight w:val="yellow"/>
          <w:rtl/>
          <w:rPrChange w:id="43" w:author="Daniel Peretz" w:date="2026-02-19T17:20:00Z" w16du:dateUtc="2026-02-19T15:20:00Z">
            <w:rPr>
              <w:rtl/>
            </w:rPr>
          </w:rPrChange>
        </w:rPr>
        <w:t>סרקיסוב</w:t>
      </w:r>
      <w:proofErr w:type="spellEnd"/>
      <w:r w:rsidRPr="00E1580C">
        <w:rPr>
          <w:highlight w:val="yellow"/>
          <w:rtl/>
          <w:rPrChange w:id="44" w:author="Daniel Peretz" w:date="2026-02-19T17:20:00Z" w16du:dateUtc="2026-02-19T15:20:00Z">
            <w:rPr>
              <w:rtl/>
            </w:rPr>
          </w:rPrChange>
        </w:rPr>
        <w:t xml:space="preserve"> משמש כמנהל השקעות וחבר מרכזי בצוות המחקר של</w:t>
      </w:r>
      <w:r w:rsidRPr="00E1580C">
        <w:rPr>
          <w:highlight w:val="yellow"/>
          <w:rPrChange w:id="45" w:author="Daniel Peretz" w:date="2026-02-19T17:20:00Z" w16du:dateUtc="2026-02-19T15:20:00Z">
            <w:rPr/>
          </w:rPrChange>
        </w:rPr>
        <w:t xml:space="preserve"> </w:t>
      </w:r>
      <w:r w:rsidR="00670E53" w:rsidRPr="00E1580C">
        <w:rPr>
          <w:rFonts w:hint="cs"/>
          <w:highlight w:val="yellow"/>
          <w:rtl/>
          <w:rPrChange w:id="46" w:author="Daniel Peretz" w:date="2026-02-19T17:20:00Z" w16du:dateUtc="2026-02-19T15:20:00Z">
            <w:rPr>
              <w:rFonts w:hint="cs"/>
              <w:rtl/>
            </w:rPr>
          </w:rPrChange>
        </w:rPr>
        <w:t xml:space="preserve"> </w:t>
      </w:r>
      <w:r w:rsidRPr="00E1580C">
        <w:rPr>
          <w:highlight w:val="yellow"/>
          <w:rPrChange w:id="47" w:author="Daniel Peretz" w:date="2026-02-19T17:20:00Z" w16du:dateUtc="2026-02-19T15:20:00Z">
            <w:rPr/>
          </w:rPrChange>
        </w:rPr>
        <w:t>FWA</w:t>
      </w:r>
      <w:r w:rsidR="00670E53" w:rsidRPr="00E1580C">
        <w:rPr>
          <w:rFonts w:hint="cs"/>
          <w:highlight w:val="yellow"/>
          <w:rtl/>
          <w:rPrChange w:id="48" w:author="Daniel Peretz" w:date="2026-02-19T17:20:00Z" w16du:dateUtc="2026-02-19T15:20:00Z">
            <w:rPr>
              <w:rFonts w:hint="cs"/>
              <w:rtl/>
            </w:rPr>
          </w:rPrChange>
        </w:rPr>
        <w:t xml:space="preserve"> </w:t>
      </w:r>
      <w:r w:rsidRPr="00E1580C">
        <w:rPr>
          <w:highlight w:val="yellow"/>
          <w:rPrChange w:id="49" w:author="Daniel Peretz" w:date="2026-02-19T17:20:00Z" w16du:dateUtc="2026-02-19T15:20:00Z">
            <w:rPr/>
          </w:rPrChange>
        </w:rPr>
        <w:t xml:space="preserve"> </w:t>
      </w:r>
      <w:r w:rsidRPr="00E1580C">
        <w:rPr>
          <w:highlight w:val="yellow"/>
          <w:rtl/>
          <w:rPrChange w:id="50" w:author="Daniel Peretz" w:date="2026-02-19T17:20:00Z" w16du:dateUtc="2026-02-19T15:20:00Z">
            <w:rPr>
              <w:rtl/>
            </w:rPr>
          </w:rPrChange>
        </w:rPr>
        <w:t xml:space="preserve">מאז הצטרפותו בשנת 2021, בנימין רתם את הרקע המתמטי החזק שלו לטובת תהליכי בחירת ההשקעות וקבלת ההחלטות </w:t>
      </w:r>
      <w:ins w:id="51" w:author="Daniel Peretz" w:date="2026-02-19T17:19:00Z" w16du:dateUtc="2026-02-19T15:19:00Z">
        <w:r w:rsidR="00E1580C" w:rsidRPr="00E1580C">
          <w:rPr>
            <w:rFonts w:hint="cs"/>
            <w:highlight w:val="yellow"/>
            <w:rtl/>
            <w:rPrChange w:id="52" w:author="Daniel Peretz" w:date="2026-02-19T17:20:00Z" w16du:dateUtc="2026-02-19T15:20:00Z">
              <w:rPr>
                <w:rFonts w:hint="cs"/>
                <w:rtl/>
              </w:rPr>
            </w:rPrChange>
          </w:rPr>
          <w:t>בחברה</w:t>
        </w:r>
      </w:ins>
      <w:del w:id="53" w:author="Daniel Peretz" w:date="2026-02-19T17:19:00Z" w16du:dateUtc="2026-02-19T15:19:00Z">
        <w:r w:rsidRPr="00E1580C" w:rsidDel="00E1580C">
          <w:rPr>
            <w:highlight w:val="yellow"/>
            <w:rtl/>
            <w:rPrChange w:id="54" w:author="Daniel Peretz" w:date="2026-02-19T17:20:00Z" w16du:dateUtc="2026-02-19T15:20:00Z">
              <w:rPr>
                <w:rtl/>
              </w:rPr>
            </w:rPrChange>
          </w:rPr>
          <w:delText>בפירמה</w:delText>
        </w:r>
      </w:del>
      <w:r w:rsidRPr="00E1580C">
        <w:rPr>
          <w:highlight w:val="yellow"/>
          <w:rPrChange w:id="55" w:author="Daniel Peretz" w:date="2026-02-19T17:20:00Z" w16du:dateUtc="2026-02-19T15:20:00Z">
            <w:rPr/>
          </w:rPrChange>
        </w:rPr>
        <w:t>.</w:t>
      </w:r>
    </w:p>
    <w:p w14:paraId="5B22F963" w14:textId="77777777" w:rsidR="00D37BDE" w:rsidRPr="00D37BDE" w:rsidRDefault="00D37BDE" w:rsidP="00D37BDE">
      <w:pPr>
        <w:numPr>
          <w:ilvl w:val="0"/>
          <w:numId w:val="8"/>
        </w:numPr>
        <w:bidi/>
      </w:pPr>
      <w:r w:rsidRPr="00D37BDE">
        <w:rPr>
          <w:b/>
          <w:bCs/>
          <w:rtl/>
        </w:rPr>
        <w:t>השכלה</w:t>
      </w:r>
      <w:r w:rsidRPr="00D37BDE">
        <w:rPr>
          <w:b/>
          <w:bCs/>
        </w:rPr>
        <w:t>:</w:t>
      </w:r>
      <w:r w:rsidRPr="00D37BDE">
        <w:t xml:space="preserve"> </w:t>
      </w:r>
      <w:r w:rsidRPr="00D37BDE">
        <w:rPr>
          <w:rtl/>
        </w:rPr>
        <w:t>תואר ראשון</w:t>
      </w:r>
      <w:r w:rsidRPr="00D37BDE">
        <w:t xml:space="preserve"> (</w:t>
      </w:r>
      <w:proofErr w:type="spellStart"/>
      <w:r w:rsidRPr="00D37BDE">
        <w:t>B.Sc</w:t>
      </w:r>
      <w:proofErr w:type="spellEnd"/>
      <w:r w:rsidRPr="00D37BDE">
        <w:t xml:space="preserve">) </w:t>
      </w:r>
      <w:r w:rsidRPr="00D37BDE">
        <w:rPr>
          <w:rtl/>
        </w:rPr>
        <w:t>במתמטיקה, כלכלה ופסיכולוגיה</w:t>
      </w:r>
      <w:r w:rsidRPr="00D37BDE">
        <w:t>.</w:t>
      </w:r>
    </w:p>
    <w:p w14:paraId="67C631B0" w14:textId="77777777" w:rsidR="00D37BDE" w:rsidRPr="00D37BDE" w:rsidRDefault="00D37BDE" w:rsidP="00D37BDE">
      <w:pPr>
        <w:numPr>
          <w:ilvl w:val="0"/>
          <w:numId w:val="8"/>
        </w:numPr>
        <w:bidi/>
      </w:pPr>
      <w:r w:rsidRPr="00D37BDE">
        <w:rPr>
          <w:b/>
          <w:bCs/>
          <w:rtl/>
        </w:rPr>
        <w:t>השכלה</w:t>
      </w:r>
      <w:r w:rsidRPr="00D37BDE">
        <w:rPr>
          <w:b/>
          <w:bCs/>
        </w:rPr>
        <w:t>:</w:t>
      </w:r>
      <w:r w:rsidRPr="00D37BDE">
        <w:t xml:space="preserve"> </w:t>
      </w:r>
      <w:r w:rsidRPr="00D37BDE">
        <w:rPr>
          <w:rtl/>
        </w:rPr>
        <w:t>תואר שני במנהל עסקים</w:t>
      </w:r>
      <w:r w:rsidRPr="00D37BDE">
        <w:t xml:space="preserve"> (MBA) </w:t>
      </w:r>
      <w:r w:rsidRPr="00D37BDE">
        <w:rPr>
          <w:rtl/>
        </w:rPr>
        <w:t>בהצטיינות יתרה</w:t>
      </w:r>
      <w:r w:rsidRPr="00D37BDE">
        <w:t>.</w:t>
      </w:r>
    </w:p>
    <w:p w14:paraId="396D2E44" w14:textId="77777777" w:rsidR="00D37BDE" w:rsidRPr="00D37BDE" w:rsidRDefault="00000000" w:rsidP="00D37BDE">
      <w:pPr>
        <w:bidi/>
      </w:pPr>
      <w:r>
        <w:lastRenderedPageBreak/>
        <w:pict w14:anchorId="46EA07EC">
          <v:rect id="_x0000_i1037" style="width:0;height:1.5pt" o:hralign="center" o:hrstd="t" o:hr="t" fillcolor="#a0a0a0" stroked="f"/>
        </w:pict>
      </w:r>
    </w:p>
    <w:p w14:paraId="2C94ADD0" w14:textId="77777777" w:rsidR="00D37BDE" w:rsidRPr="00D37BDE" w:rsidRDefault="00D37BDE" w:rsidP="00D37BDE">
      <w:pPr>
        <w:bidi/>
        <w:rPr>
          <w:b/>
          <w:bCs/>
        </w:rPr>
      </w:pPr>
      <w:r w:rsidRPr="00D37BDE">
        <w:rPr>
          <w:b/>
          <w:bCs/>
          <w:rtl/>
        </w:rPr>
        <w:t>צוות אופרציה ודיווח</w:t>
      </w:r>
    </w:p>
    <w:p w14:paraId="5EDCC67F" w14:textId="77777777" w:rsidR="00D37BDE" w:rsidRPr="00D37BDE" w:rsidRDefault="00D37BDE" w:rsidP="00D37BDE">
      <w:pPr>
        <w:bidi/>
        <w:rPr>
          <w:b/>
          <w:bCs/>
        </w:rPr>
      </w:pPr>
      <w:r w:rsidRPr="00D37BDE">
        <w:rPr>
          <w:b/>
          <w:bCs/>
          <w:rtl/>
        </w:rPr>
        <w:t>און גולדנברג</w:t>
      </w:r>
    </w:p>
    <w:p w14:paraId="56B7F058" w14:textId="06014482" w:rsidR="00D37BDE" w:rsidRPr="00D37BDE" w:rsidRDefault="00D37BDE" w:rsidP="00D37BDE">
      <w:pPr>
        <w:bidi/>
      </w:pPr>
      <w:r w:rsidRPr="00D37BDE">
        <w:rPr>
          <w:b/>
          <w:bCs/>
          <w:rtl/>
        </w:rPr>
        <w:t>מנהל תפעול</w:t>
      </w:r>
      <w:r w:rsidRPr="00D37BDE">
        <w:rPr>
          <w:b/>
          <w:bCs/>
        </w:rPr>
        <w:t xml:space="preserve"> (Head of Operations)</w:t>
      </w:r>
      <w:r w:rsidRPr="00D37BDE">
        <w:t xml:space="preserve"> </w:t>
      </w:r>
      <w:r w:rsidRPr="00D37BDE">
        <w:rPr>
          <w:rtl/>
        </w:rPr>
        <w:t>און הצטרף ל</w:t>
      </w:r>
      <w:r w:rsidRPr="00D37BDE">
        <w:t xml:space="preserve">-Family Wealth Advisors </w:t>
      </w:r>
      <w:r w:rsidRPr="00D37BDE">
        <w:rPr>
          <w:rtl/>
        </w:rPr>
        <w:t>בשנת 2025. הוא אחראי על מחלקת ה</w:t>
      </w:r>
      <w:r w:rsidRPr="00D37BDE">
        <w:t xml:space="preserve">-Back Office </w:t>
      </w:r>
      <w:r w:rsidRPr="00D37BDE">
        <w:rPr>
          <w:rtl/>
        </w:rPr>
        <w:t xml:space="preserve">ומפקח על התשתית התפעולית הפנימית של </w:t>
      </w:r>
      <w:del w:id="56" w:author="Daniel Peretz" w:date="2026-02-19T17:20:00Z" w16du:dateUtc="2026-02-19T15:20:00Z">
        <w:r w:rsidRPr="00D37BDE" w:rsidDel="00E1580C">
          <w:rPr>
            <w:rtl/>
          </w:rPr>
          <w:delText>הפירמה</w:delText>
        </w:r>
      </w:del>
      <w:ins w:id="57" w:author="Daniel Peretz" w:date="2026-02-19T17:20:00Z" w16du:dateUtc="2026-02-19T15:20:00Z">
        <w:r w:rsidR="00E1580C">
          <w:rPr>
            <w:rFonts w:hint="cs"/>
            <w:rtl/>
          </w:rPr>
          <w:t>החברה</w:t>
        </w:r>
      </w:ins>
      <w:r w:rsidRPr="00D37BDE">
        <w:rPr>
          <w:rtl/>
        </w:rPr>
        <w:t>. און מביא עמו מעל לעשור של ניסיון מקצועי בשוק ההון</w:t>
      </w:r>
      <w:r w:rsidRPr="00D37BDE">
        <w:t>.</w:t>
      </w:r>
    </w:p>
    <w:p w14:paraId="698C439F" w14:textId="77777777" w:rsidR="00D37BDE" w:rsidRPr="00D37BDE" w:rsidRDefault="00D37BDE" w:rsidP="00D37BDE">
      <w:pPr>
        <w:numPr>
          <w:ilvl w:val="0"/>
          <w:numId w:val="9"/>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במנהל עסקים בינלאומי</w:t>
      </w:r>
      <w:r w:rsidRPr="00D37BDE">
        <w:t>.</w:t>
      </w:r>
    </w:p>
    <w:p w14:paraId="450B1AEE" w14:textId="77777777" w:rsidR="00D37BDE" w:rsidRPr="00D37BDE" w:rsidRDefault="00000000" w:rsidP="00D37BDE">
      <w:pPr>
        <w:bidi/>
      </w:pPr>
      <w:r>
        <w:pict w14:anchorId="1B3EC4F9">
          <v:rect id="_x0000_i1038" style="width:0;height:1.5pt" o:hralign="center" o:hrstd="t" o:hr="t" fillcolor="#a0a0a0" stroked="f"/>
        </w:pict>
      </w:r>
    </w:p>
    <w:p w14:paraId="5614F314" w14:textId="3122B2C4" w:rsidR="00D37BDE" w:rsidRPr="00D37BDE" w:rsidRDefault="00D37BDE" w:rsidP="00D37BDE">
      <w:pPr>
        <w:bidi/>
        <w:rPr>
          <w:b/>
          <w:bCs/>
        </w:rPr>
      </w:pPr>
      <w:r w:rsidRPr="00D37BDE">
        <w:rPr>
          <w:b/>
          <w:bCs/>
          <w:rtl/>
        </w:rPr>
        <w:t>אל</w:t>
      </w:r>
      <w:r>
        <w:rPr>
          <w:rFonts w:hint="cs"/>
          <w:b/>
          <w:bCs/>
          <w:rtl/>
        </w:rPr>
        <w:t>כ</w:t>
      </w:r>
      <w:r w:rsidRPr="00D37BDE">
        <w:rPr>
          <w:b/>
          <w:bCs/>
          <w:rtl/>
        </w:rPr>
        <w:t xml:space="preserve">ס </w:t>
      </w:r>
      <w:proofErr w:type="spellStart"/>
      <w:r w:rsidRPr="00D37BDE">
        <w:rPr>
          <w:b/>
          <w:bCs/>
          <w:rtl/>
        </w:rPr>
        <w:t>קרומקין</w:t>
      </w:r>
      <w:proofErr w:type="spellEnd"/>
    </w:p>
    <w:p w14:paraId="7CBE1F34" w14:textId="69191950" w:rsidR="00D37BDE" w:rsidRPr="00D37BDE" w:rsidRDefault="00D37BDE" w:rsidP="00D37BDE">
      <w:pPr>
        <w:bidi/>
      </w:pPr>
      <w:r w:rsidRPr="00D37BDE">
        <w:rPr>
          <w:b/>
          <w:bCs/>
          <w:rtl/>
        </w:rPr>
        <w:t>מנהל נתונים ודיווח</w:t>
      </w:r>
      <w:r w:rsidRPr="00D37BDE">
        <w:rPr>
          <w:b/>
          <w:bCs/>
        </w:rPr>
        <w:t xml:space="preserve"> (Head of Data &amp; Reporting)</w:t>
      </w:r>
      <w:r w:rsidRPr="00D37BDE">
        <w:t xml:space="preserve"> </w:t>
      </w:r>
      <w:r w:rsidRPr="00D37BDE">
        <w:rPr>
          <w:rtl/>
        </w:rPr>
        <w:t>אל</w:t>
      </w:r>
      <w:r w:rsidR="00670E53">
        <w:rPr>
          <w:rFonts w:hint="cs"/>
          <w:rtl/>
        </w:rPr>
        <w:t>כ</w:t>
      </w:r>
      <w:r w:rsidRPr="00D37BDE">
        <w:rPr>
          <w:rtl/>
        </w:rPr>
        <w:t>ס מוביל את מחלקת מערכות המידע ודיווח הלקוחות ב</w:t>
      </w:r>
      <w:r w:rsidRPr="00D37BDE">
        <w:t xml:space="preserve">-FWA. </w:t>
      </w:r>
      <w:r w:rsidRPr="00D37BDE">
        <w:rPr>
          <w:rtl/>
        </w:rPr>
        <w:t>מאז שנת 2022, אל</w:t>
      </w:r>
      <w:r w:rsidR="00670E53">
        <w:rPr>
          <w:rFonts w:hint="cs"/>
          <w:rtl/>
        </w:rPr>
        <w:t>כ</w:t>
      </w:r>
      <w:r w:rsidRPr="00D37BDE">
        <w:rPr>
          <w:rtl/>
        </w:rPr>
        <w:t>ס אחראי על הדיוק והשקיפות של הדיווח המאוחד</w:t>
      </w:r>
      <w:r w:rsidRPr="00D37BDE">
        <w:t xml:space="preserve"> (Consolidated reporting)</w:t>
      </w:r>
      <w:r w:rsidR="00670E53">
        <w:rPr>
          <w:rFonts w:hint="cs"/>
          <w:rtl/>
        </w:rPr>
        <w:t>,</w:t>
      </w:r>
      <w:r w:rsidRPr="00D37BDE">
        <w:t xml:space="preserve"> </w:t>
      </w:r>
      <w:r w:rsidRPr="00D37BDE">
        <w:rPr>
          <w:rtl/>
        </w:rPr>
        <w:t>תוך פיקוח על תהליכי ההתאמה החודשיים של תיקי נכסים מורכבים הכוללים מגוון אפיקי השקעה</w:t>
      </w:r>
      <w:r w:rsidRPr="00D37BDE">
        <w:t>.</w:t>
      </w:r>
    </w:p>
    <w:p w14:paraId="24BFFF09" w14:textId="77777777" w:rsidR="00D37BDE" w:rsidRPr="00D37BDE" w:rsidRDefault="00D37BDE" w:rsidP="00D37BDE">
      <w:pPr>
        <w:numPr>
          <w:ilvl w:val="0"/>
          <w:numId w:val="10"/>
        </w:numPr>
        <w:bidi/>
      </w:pPr>
      <w:r w:rsidRPr="00D37BDE">
        <w:rPr>
          <w:b/>
          <w:bCs/>
          <w:rtl/>
        </w:rPr>
        <w:t>השכלה</w:t>
      </w:r>
      <w:r w:rsidRPr="00D37BDE">
        <w:rPr>
          <w:b/>
          <w:bCs/>
        </w:rPr>
        <w:t>:</w:t>
      </w:r>
      <w:r w:rsidRPr="00D37BDE">
        <w:t xml:space="preserve"> </w:t>
      </w:r>
      <w:r w:rsidRPr="00D37BDE">
        <w:rPr>
          <w:rtl/>
        </w:rPr>
        <w:t>תואר שני</w:t>
      </w:r>
      <w:r w:rsidRPr="00D37BDE">
        <w:t xml:space="preserve"> (M.A) </w:t>
      </w:r>
      <w:r w:rsidRPr="00D37BDE">
        <w:rPr>
          <w:rtl/>
        </w:rPr>
        <w:t>בכלכלה פיננסית בהצטיינות</w:t>
      </w:r>
      <w:r w:rsidRPr="00D37BDE">
        <w:t>.</w:t>
      </w:r>
    </w:p>
    <w:p w14:paraId="74A7BA88" w14:textId="77777777" w:rsidR="00D37BDE" w:rsidRPr="00D37BDE" w:rsidRDefault="00D37BDE" w:rsidP="00D37BDE">
      <w:pPr>
        <w:numPr>
          <w:ilvl w:val="0"/>
          <w:numId w:val="10"/>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בכלכלה, אוניברסיטת רייכמן (המרכז הבינתחומי)</w:t>
      </w:r>
      <w:r w:rsidRPr="00D37BDE">
        <w:t>.</w:t>
      </w:r>
    </w:p>
    <w:p w14:paraId="61ABF16F" w14:textId="77777777" w:rsidR="00D37BDE" w:rsidRPr="00D37BDE" w:rsidRDefault="00000000" w:rsidP="00D37BDE">
      <w:pPr>
        <w:bidi/>
      </w:pPr>
      <w:r>
        <w:pict w14:anchorId="52174EEF">
          <v:rect id="_x0000_i1039" style="width:0;height:1.5pt" o:hralign="center" o:hrstd="t" o:hr="t" fillcolor="#a0a0a0" stroked="f"/>
        </w:pict>
      </w:r>
    </w:p>
    <w:p w14:paraId="1C5A1D3F" w14:textId="77777777" w:rsidR="00D37BDE" w:rsidRPr="00D37BDE" w:rsidRDefault="00D37BDE" w:rsidP="00D37BDE">
      <w:pPr>
        <w:bidi/>
        <w:rPr>
          <w:b/>
          <w:bCs/>
        </w:rPr>
      </w:pPr>
      <w:r w:rsidRPr="00D37BDE">
        <w:rPr>
          <w:b/>
          <w:bCs/>
          <w:rtl/>
        </w:rPr>
        <w:t>דורון יניר</w:t>
      </w:r>
    </w:p>
    <w:p w14:paraId="4820BF45" w14:textId="77777777" w:rsidR="00D37BDE" w:rsidRPr="00D37BDE" w:rsidRDefault="00D37BDE" w:rsidP="00D37BDE">
      <w:pPr>
        <w:bidi/>
      </w:pPr>
      <w:r w:rsidRPr="00D37BDE">
        <w:rPr>
          <w:b/>
          <w:bCs/>
          <w:rtl/>
        </w:rPr>
        <w:t>בקר</w:t>
      </w:r>
      <w:r w:rsidRPr="00D37BDE">
        <w:rPr>
          <w:b/>
          <w:bCs/>
        </w:rPr>
        <w:t xml:space="preserve"> (Controller)</w:t>
      </w:r>
      <w:r w:rsidRPr="00D37BDE">
        <w:t xml:space="preserve"> </w:t>
      </w:r>
      <w:r w:rsidRPr="00D37BDE">
        <w:rPr>
          <w:rtl/>
        </w:rPr>
        <w:t>דורון הצטרף ל</w:t>
      </w:r>
      <w:r w:rsidRPr="00D37BDE">
        <w:t xml:space="preserve">-FWA </w:t>
      </w:r>
      <w:r w:rsidRPr="00D37BDE">
        <w:rPr>
          <w:rtl/>
        </w:rPr>
        <w:t>בשנת 2010, והוא מביא עמו מומחיות ייחודית בניהול מיסוי ותפעול</w:t>
      </w:r>
      <w:r w:rsidRPr="00D37BDE">
        <w:t xml:space="preserve"> Back-office. </w:t>
      </w:r>
      <w:r w:rsidRPr="00D37BDE">
        <w:rPr>
          <w:rtl/>
        </w:rPr>
        <w:t>בעברו עבד דורון בבנק יהב ובמספר משרדי רואי חשבון מובילים</w:t>
      </w:r>
      <w:r w:rsidRPr="00D37BDE">
        <w:t>.</w:t>
      </w:r>
    </w:p>
    <w:p w14:paraId="2B569B8D" w14:textId="77777777" w:rsidR="00D37BDE" w:rsidRPr="00D37BDE" w:rsidRDefault="00D37BDE" w:rsidP="00D37BDE">
      <w:pPr>
        <w:numPr>
          <w:ilvl w:val="0"/>
          <w:numId w:val="11"/>
        </w:numPr>
        <w:bidi/>
      </w:pPr>
      <w:r w:rsidRPr="00D37BDE">
        <w:rPr>
          <w:b/>
          <w:bCs/>
          <w:rtl/>
        </w:rPr>
        <w:t>השכלה</w:t>
      </w:r>
      <w:r w:rsidRPr="00D37BDE">
        <w:rPr>
          <w:b/>
          <w:bCs/>
        </w:rPr>
        <w:t>:</w:t>
      </w:r>
      <w:r w:rsidRPr="00D37BDE">
        <w:t xml:space="preserve"> </w:t>
      </w:r>
      <w:r w:rsidRPr="00D37BDE">
        <w:rPr>
          <w:rtl/>
        </w:rPr>
        <w:t>תואר שני</w:t>
      </w:r>
      <w:r w:rsidRPr="00D37BDE">
        <w:t xml:space="preserve"> (MBA) </w:t>
      </w:r>
      <w:r w:rsidRPr="00D37BDE">
        <w:rPr>
          <w:rtl/>
        </w:rPr>
        <w:t>מהאוניברסיטה הפתוחה</w:t>
      </w:r>
      <w:r w:rsidRPr="00D37BDE">
        <w:t>.</w:t>
      </w:r>
    </w:p>
    <w:p w14:paraId="349A2FC3" w14:textId="77777777" w:rsidR="00D37BDE" w:rsidRPr="00D37BDE" w:rsidRDefault="00D37BDE" w:rsidP="00D37BDE">
      <w:pPr>
        <w:numPr>
          <w:ilvl w:val="0"/>
          <w:numId w:val="11"/>
        </w:numPr>
        <w:bidi/>
      </w:pPr>
      <w:r w:rsidRPr="00D37BDE">
        <w:rPr>
          <w:b/>
          <w:bCs/>
          <w:rtl/>
        </w:rPr>
        <w:t>הסמכה</w:t>
      </w:r>
      <w:r w:rsidRPr="00D37BDE">
        <w:rPr>
          <w:b/>
          <w:bCs/>
        </w:rPr>
        <w:t>:</w:t>
      </w:r>
      <w:r w:rsidRPr="00D37BDE">
        <w:t xml:space="preserve"> </w:t>
      </w:r>
      <w:r w:rsidRPr="00D37BDE">
        <w:rPr>
          <w:rtl/>
        </w:rPr>
        <w:t>יועץ מס מוסמך</w:t>
      </w:r>
      <w:r w:rsidRPr="00D37BDE">
        <w:t>.</w:t>
      </w:r>
    </w:p>
    <w:p w14:paraId="1A2726E1" w14:textId="77777777" w:rsidR="00D37BDE" w:rsidRPr="00D37BDE" w:rsidRDefault="00000000" w:rsidP="00D37BDE">
      <w:pPr>
        <w:bidi/>
      </w:pPr>
      <w:r>
        <w:pict w14:anchorId="633C15CB">
          <v:rect id="_x0000_i1040" style="width:0;height:1.5pt" o:hralign="center" o:hrstd="t" o:hr="t" fillcolor="#a0a0a0" stroked="f"/>
        </w:pict>
      </w:r>
    </w:p>
    <w:p w14:paraId="6B0B53D0" w14:textId="77777777" w:rsidR="00D37BDE" w:rsidRPr="00D37BDE" w:rsidRDefault="00D37BDE" w:rsidP="00D37BDE">
      <w:pPr>
        <w:bidi/>
        <w:rPr>
          <w:b/>
          <w:bCs/>
        </w:rPr>
      </w:pPr>
      <w:r w:rsidRPr="00D37BDE">
        <w:rPr>
          <w:b/>
          <w:bCs/>
          <w:rtl/>
        </w:rPr>
        <w:t>דן לוי</w:t>
      </w:r>
    </w:p>
    <w:p w14:paraId="027671B9" w14:textId="77777777" w:rsidR="005B59EB" w:rsidRPr="005B59EB" w:rsidRDefault="00D37BDE" w:rsidP="005B59EB">
      <w:pPr>
        <w:bidi/>
        <w:rPr>
          <w:ins w:id="58" w:author="Daniel Peretz" w:date="2026-02-19T17:28:00Z"/>
        </w:rPr>
      </w:pPr>
      <w:r w:rsidRPr="00D37BDE">
        <w:rPr>
          <w:b/>
          <w:bCs/>
          <w:rtl/>
        </w:rPr>
        <w:t>אנליסט השקעות ותפעול</w:t>
      </w:r>
      <w:r w:rsidRPr="00D37BDE">
        <w:rPr>
          <w:rtl/>
        </w:rPr>
        <w:t xml:space="preserve"> </w:t>
      </w:r>
    </w:p>
    <w:p w14:paraId="0DB4745D" w14:textId="497F740C" w:rsidR="005B59EB" w:rsidRPr="005B59EB" w:rsidRDefault="005B59EB" w:rsidP="005B59EB">
      <w:pPr>
        <w:bidi/>
        <w:rPr>
          <w:ins w:id="59" w:author="Daniel Peretz" w:date="2026-02-19T17:28:00Z"/>
        </w:rPr>
      </w:pPr>
      <w:ins w:id="60" w:author="Daniel Peretz" w:date="2026-02-19T17:28:00Z">
        <w:r w:rsidRPr="005B59EB">
          <w:rPr>
            <w:rtl/>
          </w:rPr>
          <w:t xml:space="preserve">דן </w:t>
        </w:r>
      </w:ins>
      <w:ins w:id="61" w:author="Daniel Peretz" w:date="2026-02-19T17:29:00Z" w16du:dateUtc="2026-02-19T15:29:00Z">
        <w:r>
          <w:rPr>
            <w:rFonts w:hint="cs"/>
            <w:rtl/>
          </w:rPr>
          <w:t xml:space="preserve">לוי </w:t>
        </w:r>
      </w:ins>
      <w:ins w:id="62" w:author="Daniel Peretz" w:date="2026-02-19T17:28:00Z">
        <w:r w:rsidRPr="005B59EB">
          <w:rPr>
            <w:rtl/>
          </w:rPr>
          <w:t>הצטרף ל</w:t>
        </w:r>
        <w:r w:rsidRPr="005B59EB">
          <w:t xml:space="preserve">-FWA </w:t>
        </w:r>
        <w:r w:rsidRPr="005B59EB">
          <w:rPr>
            <w:rtl/>
          </w:rPr>
          <w:t>בשנת 2024, ומביא עמו גישה יסודית וממושמעת לניהול המערך התפעולי של המשרד. כיום הוא משלב בין ניהול התשתית התפעולית לבין תמיכה במערך ההשקעות של המשרד, תוך מעורבות גוברת בניתוח ובקרת תיקי הלקוחות</w:t>
        </w:r>
        <w:r w:rsidRPr="005B59EB">
          <w:t>.</w:t>
        </w:r>
      </w:ins>
    </w:p>
    <w:p w14:paraId="5EE0DDE3" w14:textId="77777777" w:rsidR="005B59EB" w:rsidRPr="005B59EB" w:rsidRDefault="005B59EB" w:rsidP="005B59EB">
      <w:pPr>
        <w:bidi/>
        <w:rPr>
          <w:ins w:id="63" w:author="Daniel Peretz" w:date="2026-02-19T17:28:00Z"/>
        </w:rPr>
      </w:pPr>
      <w:ins w:id="64" w:author="Daniel Peretz" w:date="2026-02-19T17:28:00Z">
        <w:r w:rsidRPr="005B59EB">
          <w:rPr>
            <w:rtl/>
          </w:rPr>
          <w:t>דן אמון על מהימנות הנתונים ודיוק הדיווחים, תפקיד המבטיח שקיפות מלאה עבור משפחות המשרד. את מיומנותו בניהול מערכות מידע בסביבות עבודה אינטנסיביות רכש כקצין מבצעי נתונים</w:t>
        </w:r>
        <w:r w:rsidRPr="005B59EB">
          <w:t xml:space="preserve"> (Data Operations Officer) </w:t>
        </w:r>
        <w:r w:rsidRPr="005B59EB">
          <w:rPr>
            <w:rtl/>
          </w:rPr>
          <w:t>בצה"ל</w:t>
        </w:r>
        <w:r w:rsidRPr="005B59EB">
          <w:t>.</w:t>
        </w:r>
      </w:ins>
    </w:p>
    <w:p w14:paraId="2C9B36BE" w14:textId="73AD3FF4" w:rsidR="00D37BDE" w:rsidRPr="00D37BDE" w:rsidDel="005B59EB" w:rsidRDefault="00D37BDE" w:rsidP="005B59EB">
      <w:pPr>
        <w:numPr>
          <w:ilvl w:val="0"/>
          <w:numId w:val="12"/>
        </w:numPr>
        <w:bidi/>
        <w:rPr>
          <w:del w:id="65" w:author="Daniel Peretz" w:date="2026-02-19T17:28:00Z" w16du:dateUtc="2026-02-19T15:28:00Z"/>
        </w:rPr>
      </w:pPr>
      <w:del w:id="66" w:author="Daniel Peretz" w:date="2026-02-19T17:28:00Z" w16du:dateUtc="2026-02-19T15:28:00Z">
        <w:r w:rsidRPr="00D37BDE" w:rsidDel="005B59EB">
          <w:rPr>
            <w:rtl/>
          </w:rPr>
          <w:lastRenderedPageBreak/>
          <w:delText xml:space="preserve">דן לוי הצטרף לצוות בשנת 2024, ומביא עמו גישה ממוקדת וממושמעת לניהול תשתיות </w:delText>
        </w:r>
      </w:del>
      <w:del w:id="67" w:author="Daniel Peretz" w:date="2026-02-19T17:23:00Z" w16du:dateUtc="2026-02-19T15:23:00Z">
        <w:r w:rsidRPr="00D37BDE" w:rsidDel="00E1580C">
          <w:rPr>
            <w:rtl/>
          </w:rPr>
          <w:delText>ה</w:delText>
        </w:r>
      </w:del>
      <w:del w:id="68" w:author="Daniel Peretz" w:date="2026-02-19T17:28:00Z" w16du:dateUtc="2026-02-19T15:28:00Z">
        <w:r w:rsidRPr="00D37BDE" w:rsidDel="005B59EB">
          <w:delText>-</w:delText>
        </w:r>
      </w:del>
      <w:del w:id="69" w:author="Daniel Peretz" w:date="2026-02-19T17:23:00Z" w16du:dateUtc="2026-02-19T15:23:00Z">
        <w:r w:rsidRPr="00D37BDE" w:rsidDel="00E1580C">
          <w:delText>Back-office</w:delText>
        </w:r>
      </w:del>
      <w:del w:id="70" w:author="Daniel Peretz" w:date="2026-02-19T17:28:00Z" w16du:dateUtc="2026-02-19T15:28:00Z">
        <w:r w:rsidRPr="00D37BDE" w:rsidDel="005B59EB">
          <w:delText xml:space="preserve"> </w:delText>
        </w:r>
        <w:r w:rsidRPr="00D37BDE" w:rsidDel="005B59EB">
          <w:rPr>
            <w:rtl/>
          </w:rPr>
          <w:delText xml:space="preserve">של </w:delText>
        </w:r>
      </w:del>
      <w:del w:id="71" w:author="Daniel Peretz" w:date="2026-02-19T17:23:00Z" w16du:dateUtc="2026-02-19T15:23:00Z">
        <w:r w:rsidRPr="00D37BDE" w:rsidDel="00E1580C">
          <w:rPr>
            <w:rtl/>
          </w:rPr>
          <w:delText>הפירמה</w:delText>
        </w:r>
      </w:del>
      <w:del w:id="72" w:author="Daniel Peretz" w:date="2026-02-19T17:28:00Z" w16du:dateUtc="2026-02-19T15:28:00Z">
        <w:r w:rsidRPr="00D37BDE" w:rsidDel="005B59EB">
          <w:rPr>
            <w:rtl/>
          </w:rPr>
          <w:delText>. טרם הצטרפותו ל</w:delText>
        </w:r>
        <w:r w:rsidRPr="00D37BDE" w:rsidDel="005B59EB">
          <w:delText xml:space="preserve">-FWA, </w:delText>
        </w:r>
        <w:r w:rsidRPr="00D37BDE" w:rsidDel="005B59EB">
          <w:rPr>
            <w:rtl/>
          </w:rPr>
          <w:delText>שירת דן כקצין מבצעי נתונים בצה"ל</w:delText>
        </w:r>
        <w:r w:rsidRPr="00D37BDE" w:rsidDel="005B59EB">
          <w:delText>.</w:delText>
        </w:r>
      </w:del>
    </w:p>
    <w:p w14:paraId="01436988" w14:textId="0DAE948C" w:rsidR="00D37BDE" w:rsidRPr="00D37BDE" w:rsidRDefault="00D37BDE" w:rsidP="005B59EB">
      <w:pPr>
        <w:bidi/>
      </w:pPr>
      <w:r w:rsidRPr="00D37BDE">
        <w:rPr>
          <w:b/>
          <w:bCs/>
          <w:rtl/>
        </w:rPr>
        <w:t>השכלה</w:t>
      </w:r>
      <w:r w:rsidRPr="00D37BDE">
        <w:rPr>
          <w:b/>
          <w:bCs/>
        </w:rPr>
        <w:t>:</w:t>
      </w:r>
      <w:r w:rsidRPr="00D37BDE">
        <w:t xml:space="preserve"> </w:t>
      </w:r>
      <w:ins w:id="73" w:author="Daniel Peretz" w:date="2026-02-19T17:29:00Z" w16du:dateUtc="2026-02-19T15:29:00Z">
        <w:r w:rsidR="005B59EB">
          <w:rPr>
            <w:rFonts w:hint="cs"/>
            <w:rtl/>
          </w:rPr>
          <w:t xml:space="preserve"> תואר </w:t>
        </w:r>
        <w:r w:rsidR="005B59EB">
          <w:rPr>
            <w:lang w:val="en-US"/>
          </w:rPr>
          <w:t>B.A.</w:t>
        </w:r>
        <w:r w:rsidR="005B59EB">
          <w:rPr>
            <w:rFonts w:hint="cs"/>
            <w:rtl/>
            <w:lang w:val="en-US"/>
          </w:rPr>
          <w:t xml:space="preserve"> </w:t>
        </w:r>
      </w:ins>
      <w:del w:id="74" w:author="Daniel Peretz" w:date="2026-02-19T17:29:00Z" w16du:dateUtc="2026-02-19T15:29:00Z">
        <w:r w:rsidRPr="00D37BDE" w:rsidDel="005B59EB">
          <w:rPr>
            <w:rtl/>
          </w:rPr>
          <w:delText>לימוד</w:delText>
        </w:r>
      </w:del>
      <w:del w:id="75" w:author="Daniel Peretz" w:date="2026-02-19T17:30:00Z" w16du:dateUtc="2026-02-19T15:30:00Z">
        <w:r w:rsidRPr="00D37BDE" w:rsidDel="005B59EB">
          <w:rPr>
            <w:rtl/>
          </w:rPr>
          <w:delText>י</w:delText>
        </w:r>
      </w:del>
      <w:r w:rsidRPr="00D37BDE">
        <w:rPr>
          <w:rtl/>
        </w:rPr>
        <w:t xml:space="preserve"> </w:t>
      </w:r>
      <w:ins w:id="76" w:author="Daniel Peretz" w:date="2026-02-19T17:30:00Z" w16du:dateUtc="2026-02-19T15:30:00Z">
        <w:r w:rsidR="005B59EB">
          <w:rPr>
            <w:rFonts w:hint="cs"/>
            <w:rtl/>
          </w:rPr>
          <w:t>ב</w:t>
        </w:r>
      </w:ins>
      <w:r w:rsidRPr="00D37BDE">
        <w:rPr>
          <w:rtl/>
        </w:rPr>
        <w:t>מימון ושוק ההון, הקריה האקדמית אונו</w:t>
      </w:r>
      <w:r w:rsidRPr="00D37BDE">
        <w:t>.</w:t>
      </w:r>
      <w:r w:rsidR="00000000">
        <w:pict w14:anchorId="131CE6F6">
          <v:rect id="_x0000_i1067" style="width:0;height:1.5pt" o:hralign="center" o:hrstd="t" o:hr="t" fillcolor="#a0a0a0" stroked="f"/>
        </w:pict>
      </w:r>
    </w:p>
    <w:p w14:paraId="1234377D" w14:textId="77777777" w:rsidR="00D37BDE" w:rsidRPr="00D37BDE" w:rsidRDefault="00D37BDE" w:rsidP="00D37BDE">
      <w:pPr>
        <w:bidi/>
        <w:rPr>
          <w:b/>
          <w:bCs/>
        </w:rPr>
      </w:pPr>
      <w:r w:rsidRPr="00D37BDE">
        <w:rPr>
          <w:b/>
          <w:bCs/>
          <w:rtl/>
        </w:rPr>
        <w:t>עדנה פרץ</w:t>
      </w:r>
    </w:p>
    <w:p w14:paraId="0CDAD44E" w14:textId="3FCDF851" w:rsidR="00180DDE" w:rsidRPr="00180DDE" w:rsidRDefault="00180DDE" w:rsidP="00180DDE">
      <w:pPr>
        <w:bidi/>
        <w:ind w:left="360"/>
      </w:pPr>
      <w:r>
        <w:rPr>
          <w:rFonts w:hint="cs"/>
          <w:b/>
          <w:bCs/>
          <w:rtl/>
        </w:rPr>
        <w:t>ניהול חוזים ותפעול</w:t>
      </w:r>
      <w:r w:rsidR="00D37BDE" w:rsidRPr="00D37BDE">
        <w:rPr>
          <w:rtl/>
        </w:rPr>
        <w:t xml:space="preserve"> </w:t>
      </w:r>
      <w:r w:rsidRPr="00180DDE">
        <w:rPr>
          <w:rtl/>
        </w:rPr>
        <w:t>עדנה הצטרפה ל</w:t>
      </w:r>
      <w:r w:rsidRPr="00180DDE">
        <w:t xml:space="preserve">-FWA </w:t>
      </w:r>
      <w:r w:rsidRPr="00180DDE">
        <w:rPr>
          <w:rtl/>
        </w:rPr>
        <w:t>בשנת 2015, לאחר קריירה ענפה של 15 שנים כמנהלת התקשרויות בחברת</w:t>
      </w:r>
      <w:r w:rsidRPr="00180DDE">
        <w:t xml:space="preserve"> GBG </w:t>
      </w:r>
      <w:r w:rsidRPr="00180DDE">
        <w:rPr>
          <w:rtl/>
        </w:rPr>
        <w:t>הבינלאומית. היא אמונה על התשתית האופרטיבית של המשרד ומרכזת את כלל היבטי ההתקשרות והבקרה הארגונית</w:t>
      </w:r>
      <w:r>
        <w:rPr>
          <w:rFonts w:hint="cs"/>
          <w:rtl/>
        </w:rPr>
        <w:t>.</w:t>
      </w:r>
    </w:p>
    <w:p w14:paraId="420F7BBE" w14:textId="77777777" w:rsidR="00180DDE" w:rsidRPr="00180DDE" w:rsidRDefault="00180DDE" w:rsidP="00180DDE">
      <w:pPr>
        <w:bidi/>
        <w:ind w:left="360"/>
      </w:pPr>
      <w:r w:rsidRPr="00180DDE">
        <w:rPr>
          <w:rtl/>
        </w:rPr>
        <w:t>הניסיון הרב שעדנה מביאה עמה בניהול מערכים מורכבים מהווה נדבך מרכזי ביעילות התפעולית של הפירמה</w:t>
      </w:r>
    </w:p>
    <w:p w14:paraId="02EA288C" w14:textId="670B05D5" w:rsidR="00670E53" w:rsidRDefault="00D37BDE" w:rsidP="00180DDE">
      <w:pPr>
        <w:pStyle w:val="ListParagraph"/>
        <w:numPr>
          <w:ilvl w:val="0"/>
          <w:numId w:val="14"/>
        </w:numPr>
        <w:bidi/>
        <w:rPr>
          <w:rtl/>
        </w:rPr>
      </w:pPr>
      <w:r w:rsidRPr="00D37BDE">
        <w:rPr>
          <w:rtl/>
        </w:rPr>
        <w:t>השכלה</w:t>
      </w:r>
      <w:r w:rsidRPr="00D37BDE">
        <w:t xml:space="preserve">: </w:t>
      </w:r>
      <w:r w:rsidRPr="00D37BDE">
        <w:rPr>
          <w:rtl/>
        </w:rPr>
        <w:t>תואר שני</w:t>
      </w:r>
      <w:r w:rsidRPr="00D37BDE">
        <w:t xml:space="preserve"> (MBA) </w:t>
      </w:r>
      <w:r w:rsidRPr="00D37BDE">
        <w:rPr>
          <w:rtl/>
        </w:rPr>
        <w:t>מאוניברסיטת דרבי</w:t>
      </w:r>
      <w:r w:rsidRPr="00D37BDE">
        <w:t>.</w:t>
      </w:r>
    </w:p>
    <w:p w14:paraId="63E022C9" w14:textId="32D07A22" w:rsidR="00D37BDE" w:rsidRDefault="00D37BDE" w:rsidP="00670E53">
      <w:pPr>
        <w:pStyle w:val="ListParagraph"/>
        <w:numPr>
          <w:ilvl w:val="0"/>
          <w:numId w:val="14"/>
        </w:numPr>
        <w:tabs>
          <w:tab w:val="num" w:pos="720"/>
        </w:tabs>
        <w:bidi/>
      </w:pPr>
      <w:r w:rsidRPr="00670E53">
        <w:rPr>
          <w:b/>
          <w:bCs/>
          <w:rtl/>
        </w:rPr>
        <w:t>השכלה</w:t>
      </w:r>
      <w:r w:rsidRPr="00670E53">
        <w:rPr>
          <w:b/>
          <w:bCs/>
        </w:rPr>
        <w:t>:</w:t>
      </w:r>
      <w:r w:rsidRPr="00D37BDE">
        <w:t xml:space="preserve"> </w:t>
      </w:r>
      <w:r w:rsidRPr="00D37BDE">
        <w:rPr>
          <w:rtl/>
        </w:rPr>
        <w:t>תואר ראשון</w:t>
      </w:r>
      <w:r w:rsidRPr="00D37BDE">
        <w:t xml:space="preserve"> (B.A) </w:t>
      </w:r>
      <w:r w:rsidRPr="00D37BDE">
        <w:rPr>
          <w:rtl/>
        </w:rPr>
        <w:t>בסטטיסטיקה, אוניברסיטת חיפה</w:t>
      </w:r>
      <w:r w:rsidRPr="00D37BDE">
        <w:t>.</w:t>
      </w:r>
    </w:p>
    <w:p w14:paraId="73838494" w14:textId="77777777" w:rsidR="00180DDE" w:rsidRDefault="00180DDE" w:rsidP="00180DDE">
      <w:pPr>
        <w:pStyle w:val="ListParagraph"/>
        <w:numPr>
          <w:ilvl w:val="0"/>
          <w:numId w:val="14"/>
        </w:numPr>
        <w:tabs>
          <w:tab w:val="num" w:pos="720"/>
        </w:tabs>
        <w:bidi/>
      </w:pPr>
    </w:p>
    <w:p w14:paraId="191773FF" w14:textId="77777777" w:rsidR="00180DDE" w:rsidRPr="00180DDE" w:rsidRDefault="00180DDE" w:rsidP="00180DDE">
      <w:pPr>
        <w:bidi/>
        <w:ind w:left="360"/>
        <w:jc w:val="center"/>
        <w:rPr>
          <w:highlight w:val="yellow"/>
          <w:rtl/>
          <w:lang w:val="en-US"/>
          <w:rPrChange w:id="77" w:author="Daniel Peretz" w:date="2026-02-19T17:07:00Z" w16du:dateUtc="2026-02-19T15:07:00Z">
            <w:rPr>
              <w:rtl/>
              <w:lang w:val="en-US"/>
            </w:rPr>
          </w:rPrChange>
        </w:rPr>
      </w:pPr>
      <w:r w:rsidRPr="00180DDE">
        <w:rPr>
          <w:rFonts w:cs="Arial" w:hint="cs"/>
          <w:highlight w:val="yellow"/>
          <w:rtl/>
          <w:lang w:val="en-US"/>
          <w:rPrChange w:id="78" w:author="Daniel Peretz" w:date="2026-02-19T17:07:00Z" w16du:dateUtc="2026-02-19T15:07:00Z">
            <w:rPr>
              <w:rFonts w:cs="Arial" w:hint="cs"/>
              <w:rtl/>
              <w:lang w:val="en-US"/>
            </w:rPr>
          </w:rPrChange>
        </w:rPr>
        <w:t>בואו</w:t>
      </w:r>
      <w:r w:rsidRPr="00180DDE">
        <w:rPr>
          <w:rFonts w:cs="Arial"/>
          <w:highlight w:val="yellow"/>
          <w:rtl/>
          <w:lang w:val="en-US"/>
          <w:rPrChange w:id="79" w:author="Daniel Peretz" w:date="2026-02-19T17:07:00Z" w16du:dateUtc="2026-02-19T15:07:00Z">
            <w:rPr>
              <w:rFonts w:cs="Arial"/>
              <w:rtl/>
              <w:lang w:val="en-US"/>
            </w:rPr>
          </w:rPrChange>
        </w:rPr>
        <w:t xml:space="preserve"> </w:t>
      </w:r>
      <w:r w:rsidRPr="00180DDE">
        <w:rPr>
          <w:rFonts w:cs="Arial" w:hint="cs"/>
          <w:highlight w:val="yellow"/>
          <w:rtl/>
          <w:lang w:val="en-US"/>
          <w:rPrChange w:id="80" w:author="Daniel Peretz" w:date="2026-02-19T17:07:00Z" w16du:dateUtc="2026-02-19T15:07:00Z">
            <w:rPr>
              <w:rFonts w:cs="Arial" w:hint="cs"/>
              <w:rtl/>
              <w:lang w:val="en-US"/>
            </w:rPr>
          </w:rPrChange>
        </w:rPr>
        <w:t>נתחיל</w:t>
      </w:r>
      <w:r w:rsidRPr="00180DDE">
        <w:rPr>
          <w:rFonts w:cs="Arial"/>
          <w:highlight w:val="yellow"/>
          <w:rtl/>
          <w:lang w:val="en-US"/>
          <w:rPrChange w:id="81" w:author="Daniel Peretz" w:date="2026-02-19T17:07:00Z" w16du:dateUtc="2026-02-19T15:07:00Z">
            <w:rPr>
              <w:rFonts w:cs="Arial"/>
              <w:rtl/>
              <w:lang w:val="en-US"/>
            </w:rPr>
          </w:rPrChange>
        </w:rPr>
        <w:t xml:space="preserve"> </w:t>
      </w:r>
      <w:r w:rsidRPr="00180DDE">
        <w:rPr>
          <w:rFonts w:cs="Arial" w:hint="cs"/>
          <w:highlight w:val="yellow"/>
          <w:rtl/>
          <w:lang w:val="en-US"/>
          <w:rPrChange w:id="82" w:author="Daniel Peretz" w:date="2026-02-19T17:07:00Z" w16du:dateUtc="2026-02-19T15:07:00Z">
            <w:rPr>
              <w:rFonts w:cs="Arial" w:hint="cs"/>
              <w:rtl/>
              <w:lang w:val="en-US"/>
            </w:rPr>
          </w:rPrChange>
        </w:rPr>
        <w:t>בשיחה</w:t>
      </w:r>
    </w:p>
    <w:p w14:paraId="33C9AFB1" w14:textId="77777777" w:rsidR="00180DDE" w:rsidRPr="00180DDE" w:rsidRDefault="00180DDE" w:rsidP="00180DDE">
      <w:pPr>
        <w:bidi/>
        <w:ind w:left="360"/>
        <w:jc w:val="center"/>
        <w:rPr>
          <w:rtl/>
          <w:lang w:val="en-US"/>
        </w:rPr>
      </w:pPr>
      <w:r w:rsidRPr="00180DDE">
        <w:rPr>
          <w:rFonts w:cs="Arial"/>
          <w:highlight w:val="yellow"/>
          <w:rtl/>
          <w:lang w:val="en-US"/>
          <w:rPrChange w:id="83" w:author="Daniel Peretz" w:date="2026-02-19T17:07:00Z" w16du:dateUtc="2026-02-19T15:07:00Z">
            <w:rPr>
              <w:rFonts w:cs="Arial"/>
              <w:rtl/>
              <w:lang w:val="en-US"/>
            </w:rPr>
          </w:rPrChange>
        </w:rPr>
        <w:t>אנו מזמינים אתכם לשיחת היכרות אישית לבחינת התאמת השירותים שלנו לצרכי משפחתכם. השאירו פרטים למטה, ונחזור אליכם בהקדם לתיאום מועד נוח</w:t>
      </w:r>
      <w:r w:rsidRPr="00180DDE">
        <w:rPr>
          <w:rFonts w:cs="Arial"/>
          <w:highlight w:val="yellow"/>
          <w:rPrChange w:id="84" w:author="Daniel Peretz" w:date="2026-02-19T17:07:00Z" w16du:dateUtc="2026-02-19T15:07:00Z">
            <w:rPr>
              <w:rFonts w:cs="Arial"/>
            </w:rPr>
          </w:rPrChange>
        </w:rPr>
        <w:t>.</w:t>
      </w:r>
    </w:p>
    <w:p w14:paraId="5659E3B8" w14:textId="77777777" w:rsidR="00180DDE" w:rsidRPr="00D37BDE" w:rsidRDefault="00180DDE" w:rsidP="00180DDE">
      <w:pPr>
        <w:tabs>
          <w:tab w:val="num" w:pos="720"/>
        </w:tabs>
        <w:bidi/>
      </w:pPr>
    </w:p>
    <w:p w14:paraId="4316E28B" w14:textId="77777777" w:rsidR="00AB6107" w:rsidRPr="00AB6107" w:rsidRDefault="00AB6107" w:rsidP="00AB6107">
      <w:pPr>
        <w:bidi/>
        <w:rPr>
          <w:b/>
          <w:bCs/>
          <w:u w:val="single"/>
        </w:rPr>
      </w:pPr>
      <w:r w:rsidRPr="00AB6107">
        <w:rPr>
          <w:b/>
          <w:bCs/>
          <w:u w:val="single"/>
          <w:rtl/>
        </w:rPr>
        <w:t>היסודות שלנו</w:t>
      </w:r>
    </w:p>
    <w:p w14:paraId="5FFDB8C0" w14:textId="77777777" w:rsidR="00AB6107" w:rsidRPr="00AB6107" w:rsidRDefault="00AB6107" w:rsidP="00AB6107">
      <w:pPr>
        <w:bidi/>
        <w:rPr>
          <w:b/>
          <w:bCs/>
        </w:rPr>
      </w:pPr>
      <w:r w:rsidRPr="00AB6107">
        <w:rPr>
          <w:b/>
          <w:bCs/>
          <w:rtl/>
        </w:rPr>
        <w:t>ערכי הליבה</w:t>
      </w:r>
    </w:p>
    <w:p w14:paraId="23A577D1" w14:textId="77777777" w:rsidR="00AB6107" w:rsidRPr="00AB6107" w:rsidRDefault="00AB6107" w:rsidP="00AB6107">
      <w:pPr>
        <w:bidi/>
      </w:pPr>
      <w:r w:rsidRPr="00AB6107">
        <w:rPr>
          <w:rtl/>
        </w:rPr>
        <w:t>הערכים שלנו אינם רק עקרונות – הם אלו שמנחים את המחויבות העמוקה שלנו להצלחה הפיננסית שלכם ומעצבים כל החלטה שאנו מקבלים</w:t>
      </w:r>
      <w:r w:rsidRPr="00AB6107">
        <w:t>.</w:t>
      </w:r>
    </w:p>
    <w:p w14:paraId="1DF24D24" w14:textId="4B332EBA" w:rsidR="00AB6107" w:rsidRPr="00AB6107" w:rsidRDefault="00AB6107" w:rsidP="00AB6107">
      <w:pPr>
        <w:bidi/>
      </w:pPr>
      <w:r w:rsidRPr="00AB6107">
        <w:rPr>
          <w:rtl/>
        </w:rPr>
        <w:t>ב</w:t>
      </w:r>
      <w:r w:rsidRPr="00AB6107">
        <w:t>-</w:t>
      </w:r>
      <w:r w:rsidRPr="00AB6107">
        <w:rPr>
          <w:b/>
          <w:bCs/>
        </w:rPr>
        <w:t>Family Wealth Advisors</w:t>
      </w:r>
      <w:r w:rsidRPr="00AB6107">
        <w:t xml:space="preserve"> </w:t>
      </w:r>
      <w:r w:rsidRPr="00AB6107">
        <w:rPr>
          <w:rtl/>
        </w:rPr>
        <w:t xml:space="preserve">אנו מאמינים כי </w:t>
      </w:r>
      <w:r w:rsidRPr="00180DDE">
        <w:rPr>
          <w:rtl/>
        </w:rPr>
        <w:t>הדרך</w:t>
      </w:r>
      <w:r w:rsidRPr="00AB6107">
        <w:rPr>
          <w:rtl/>
        </w:rPr>
        <w:t xml:space="preserve"> שבה אנו משרתים את לקוחותינו חשובה לא פחות </w:t>
      </w:r>
      <w:r w:rsidRPr="00180DDE">
        <w:rPr>
          <w:rtl/>
        </w:rPr>
        <w:t>ממה</w:t>
      </w:r>
      <w:r w:rsidRPr="00AB6107">
        <w:rPr>
          <w:rtl/>
        </w:rPr>
        <w:t xml:space="preserve"> שאנו עושים עבורם. חמשת ערכי הליבה הללו מגדירים מי אנחנו וכיצד אנו פועלים – הם התשתית עליה אנו בונים מערכות יחסים ארוכות טווח ובין-דוריות</w:t>
      </w:r>
      <w:r w:rsidRPr="00AB6107">
        <w:t>.</w:t>
      </w:r>
    </w:p>
    <w:p w14:paraId="73862B1A" w14:textId="77777777" w:rsidR="00AB6107" w:rsidRPr="00AB6107" w:rsidRDefault="00000000" w:rsidP="00AB6107">
      <w:pPr>
        <w:bidi/>
      </w:pPr>
      <w:r>
        <w:pict w14:anchorId="2CE5BF20">
          <v:rect id="_x0000_i1042" style="width:0;height:1.5pt" o:hralign="center" o:hrstd="t" o:hr="t" fillcolor="#a0a0a0" stroked="f"/>
        </w:pict>
      </w:r>
    </w:p>
    <w:p w14:paraId="7D307A27" w14:textId="0594606D" w:rsidR="00AB6107" w:rsidRPr="00AB6107" w:rsidRDefault="00AB6107" w:rsidP="00AB6107">
      <w:pPr>
        <w:bidi/>
        <w:rPr>
          <w:b/>
          <w:bCs/>
        </w:rPr>
      </w:pPr>
      <w:r w:rsidRPr="00AB6107">
        <w:rPr>
          <w:b/>
          <w:bCs/>
          <w:rtl/>
        </w:rPr>
        <w:t>אובייקטיביות ללא פשרות</w:t>
      </w:r>
    </w:p>
    <w:p w14:paraId="47CB3828" w14:textId="77777777" w:rsidR="00AB6107" w:rsidRPr="00AB6107" w:rsidRDefault="00AB6107" w:rsidP="00AB6107">
      <w:pPr>
        <w:bidi/>
      </w:pPr>
      <w:r w:rsidRPr="00AB6107">
        <w:rPr>
          <w:rtl/>
        </w:rPr>
        <w:t>המחויבות שלנו לאובייקטיביות מציבה את הצרכים והיעדים שלכם בראש סדר העדיפויות של קבלת ההחלטות והפעולות שלנו</w:t>
      </w:r>
      <w:r w:rsidRPr="00AB6107">
        <w:t>.</w:t>
      </w:r>
    </w:p>
    <w:p w14:paraId="5A363876" w14:textId="753A9C7F" w:rsidR="00AB6107" w:rsidRPr="00AB6107" w:rsidDel="00180DDE" w:rsidRDefault="00180DDE" w:rsidP="00180DDE">
      <w:pPr>
        <w:bidi/>
        <w:rPr>
          <w:del w:id="85" w:author="Daniel Peretz" w:date="2026-02-19T17:43:00Z" w16du:dateUtc="2026-02-19T15:43:00Z"/>
        </w:rPr>
      </w:pPr>
      <w:ins w:id="86" w:author="Daniel Peretz" w:date="2026-02-19T17:43:00Z">
        <w:r w:rsidRPr="00180DDE">
          <w:t xml:space="preserve">FWA </w:t>
        </w:r>
        <w:r w:rsidRPr="00180DDE">
          <w:rPr>
            <w:rtl/>
          </w:rPr>
          <w:t>אינה בבעלות בנק או גוף מוסדי, אין לנו מוצרי מדף למכור ואין לנו יעדי מכירות לעמוד בהם. העצמאות הזו מאפשרת לנו לבחון כל אפשרות בצורה נקייה ולהמליץ אך ורק על מה שנכון וראוי למשפחה שלכם – ללא תמריצים נסתרים וללא הנחיות תאגידיות</w:t>
        </w:r>
        <w:r w:rsidRPr="00180DDE">
          <w:t>.</w:t>
        </w:r>
      </w:ins>
      <w:ins w:id="87" w:author="Daniel Peretz" w:date="2026-02-19T17:43:00Z" w16du:dateUtc="2026-02-19T15:43:00Z">
        <w:r>
          <w:rPr>
            <w:rFonts w:hint="cs"/>
            <w:rtl/>
          </w:rPr>
          <w:t xml:space="preserve"> </w:t>
        </w:r>
      </w:ins>
      <w:del w:id="88" w:author="Daniel Peretz" w:date="2026-02-19T17:43:00Z" w16du:dateUtc="2026-02-19T15:43:00Z">
        <w:r w:rsidR="00AB6107" w:rsidRPr="00AB6107" w:rsidDel="00180DDE">
          <w:rPr>
            <w:rtl/>
          </w:rPr>
          <w:delText xml:space="preserve">איננו בבעלות בנק, חברת ביטוח או מנהל נכסים. אין לנו מוצרים למכור ואין לנו </w:delText>
        </w:r>
      </w:del>
      <w:del w:id="89" w:author="Daniel Peretz" w:date="2026-02-19T17:40:00Z" w16du:dateUtc="2026-02-19T15:40:00Z">
        <w:r w:rsidR="00AB6107" w:rsidRPr="00AB6107" w:rsidDel="00180DDE">
          <w:rPr>
            <w:rtl/>
          </w:rPr>
          <w:delText>מכסות (יעדי מכירות)</w:delText>
        </w:r>
      </w:del>
      <w:del w:id="90" w:author="Daniel Peretz" w:date="2026-02-19T17:43:00Z" w16du:dateUtc="2026-02-19T15:43:00Z">
        <w:r w:rsidR="00AB6107" w:rsidRPr="00AB6107" w:rsidDel="00180DDE">
          <w:rPr>
            <w:rtl/>
          </w:rPr>
          <w:delText xml:space="preserve"> לעמוד בהן. עצמאות מבנית זו מאפשרת לנו להעריך כל אפשרות באופן אובייקטיבי ולהמליץ אך ורק על מה שטוב באמת למשפחתכם</w:delText>
        </w:r>
        <w:r w:rsidR="00AB6107" w:rsidRPr="00AB6107" w:rsidDel="00180DDE">
          <w:delText>.</w:delText>
        </w:r>
      </w:del>
    </w:p>
    <w:p w14:paraId="6D20F037" w14:textId="1BD777FD" w:rsidR="00AB6107" w:rsidRPr="00AB6107" w:rsidRDefault="00AB6107" w:rsidP="00AB6107">
      <w:pPr>
        <w:bidi/>
      </w:pPr>
      <w:del w:id="91" w:author="Daniel Peretz" w:date="2026-02-19T17:41:00Z" w16du:dateUtc="2026-02-19T15:41:00Z">
        <w:r w:rsidRPr="00AB6107" w:rsidDel="00180DDE">
          <w:rPr>
            <w:rtl/>
          </w:rPr>
          <w:lastRenderedPageBreak/>
          <w:delText>כשאתם עובדים עם</w:delText>
        </w:r>
        <w:r w:rsidRPr="00AB6107" w:rsidDel="00180DDE">
          <w:delText xml:space="preserve"> FWA </w:delText>
        </w:r>
        <w:r w:rsidRPr="00AB6107" w:rsidDel="00180DDE">
          <w:rPr>
            <w:rtl/>
          </w:rPr>
          <w:delText>אתם יכולים להיות בטוחים שהייעוץ</w:delText>
        </w:r>
      </w:del>
      <w:del w:id="92" w:author="Daniel Peretz" w:date="2026-02-19T17:43:00Z" w16du:dateUtc="2026-02-19T15:43:00Z">
        <w:r w:rsidRPr="00AB6107" w:rsidDel="00180DDE">
          <w:rPr>
            <w:rtl/>
          </w:rPr>
          <w:delText xml:space="preserve"> שלנו מונע אך ורק מהאינטרסים שלכם – ולא מתמריצים נסתרים או הנחיות תאגידיות</w:delText>
        </w:r>
        <w:r w:rsidRPr="00AB6107" w:rsidDel="00180DDE">
          <w:delText>.</w:delText>
        </w:r>
      </w:del>
    </w:p>
    <w:p w14:paraId="23AC56A8" w14:textId="77777777" w:rsidR="00AB6107" w:rsidRPr="00AB6107" w:rsidRDefault="00000000" w:rsidP="00AB6107">
      <w:pPr>
        <w:bidi/>
      </w:pPr>
      <w:r>
        <w:pict w14:anchorId="04E203BF">
          <v:rect id="_x0000_i1043" style="width:0;height:1.5pt" o:hralign="center" o:hrstd="t" o:hr="t" fillcolor="#a0a0a0" stroked="f"/>
        </w:pict>
      </w:r>
    </w:p>
    <w:p w14:paraId="25853B6E" w14:textId="1509C81A" w:rsidR="00AB6107" w:rsidRPr="00AB6107" w:rsidRDefault="00AB6107" w:rsidP="00AB6107">
      <w:pPr>
        <w:bidi/>
        <w:rPr>
          <w:b/>
          <w:bCs/>
        </w:rPr>
      </w:pPr>
      <w:r w:rsidRPr="00AB6107">
        <w:rPr>
          <w:b/>
          <w:bCs/>
        </w:rPr>
        <w:t xml:space="preserve"> </w:t>
      </w:r>
      <w:r w:rsidRPr="00AB6107">
        <w:rPr>
          <w:b/>
          <w:bCs/>
          <w:rtl/>
        </w:rPr>
        <w:t>שקיפות רדיקלית</w:t>
      </w:r>
    </w:p>
    <w:p w14:paraId="0345C0FC" w14:textId="77777777" w:rsidR="00AB6107" w:rsidRPr="00AB6107" w:rsidRDefault="00AB6107" w:rsidP="00AB6107">
      <w:pPr>
        <w:bidi/>
      </w:pPr>
      <w:r w:rsidRPr="00AB6107">
        <w:rPr>
          <w:rtl/>
        </w:rPr>
        <w:t>אמון נבנה באור השמש</w:t>
      </w:r>
      <w:r w:rsidRPr="00AB6107">
        <w:t>.</w:t>
      </w:r>
    </w:p>
    <w:p w14:paraId="260924BE" w14:textId="77777777" w:rsidR="00AB6107" w:rsidRPr="00AB6107" w:rsidRDefault="00AB6107" w:rsidP="00AB6107">
      <w:pPr>
        <w:bidi/>
      </w:pPr>
      <w:r w:rsidRPr="00AB6107">
        <w:rPr>
          <w:rtl/>
        </w:rPr>
        <w:t>אנו מאמינים בבהירות מוחלטת בכל הנוגע לעמלות, סיכונים וניגודי עניינים. אנו אומרים לכם את מה שאתם צריכים לשמוע – גם כשזה לא נוח – כי הגנה על ההון שלכם דורשת אמת, לא אנשי מכירות</w:t>
      </w:r>
      <w:r w:rsidRPr="00AB6107">
        <w:t>.</w:t>
      </w:r>
    </w:p>
    <w:p w14:paraId="47D35269" w14:textId="77777777" w:rsidR="00AB6107" w:rsidRPr="00AB6107" w:rsidRDefault="00000000" w:rsidP="00AB6107">
      <w:pPr>
        <w:bidi/>
      </w:pPr>
      <w:r>
        <w:pict w14:anchorId="6DB6770C">
          <v:rect id="_x0000_i1044" style="width:0;height:1.5pt" o:hralign="center" o:hrstd="t" o:hr="t" fillcolor="#a0a0a0" stroked="f"/>
        </w:pict>
      </w:r>
    </w:p>
    <w:p w14:paraId="110D5845" w14:textId="372E1A9C" w:rsidR="00AB6107" w:rsidRPr="00AB6107" w:rsidRDefault="00AB6107" w:rsidP="00AB6107">
      <w:pPr>
        <w:bidi/>
        <w:rPr>
          <w:b/>
          <w:bCs/>
        </w:rPr>
      </w:pPr>
      <w:r w:rsidRPr="00AB6107">
        <w:rPr>
          <w:b/>
          <w:bCs/>
        </w:rPr>
        <w:t xml:space="preserve"> </w:t>
      </w:r>
      <w:r w:rsidRPr="00AB6107">
        <w:rPr>
          <w:b/>
          <w:bCs/>
          <w:rtl/>
        </w:rPr>
        <w:t>קפדנות מחשבתית</w:t>
      </w:r>
      <w:r>
        <w:rPr>
          <w:rFonts w:hint="cs"/>
          <w:b/>
          <w:bCs/>
          <w:rtl/>
        </w:rPr>
        <w:t xml:space="preserve"> </w:t>
      </w:r>
      <w:r w:rsidRPr="00AB6107">
        <w:rPr>
          <w:b/>
          <w:bCs/>
        </w:rPr>
        <w:t xml:space="preserve"> (Intellectual Rigor)</w:t>
      </w:r>
    </w:p>
    <w:p w14:paraId="4800058A" w14:textId="00ED71DD" w:rsidR="00AB6107" w:rsidRPr="00AB6107" w:rsidRDefault="00AB6107" w:rsidP="00AB6107">
      <w:pPr>
        <w:bidi/>
      </w:pPr>
      <w:r w:rsidRPr="00AB6107">
        <w:rPr>
          <w:rtl/>
        </w:rPr>
        <w:t>בשוק גלובלי מורכב, "מספיק</w:t>
      </w:r>
      <w:r>
        <w:rPr>
          <w:rFonts w:hint="cs"/>
          <w:rtl/>
        </w:rPr>
        <w:t xml:space="preserve"> טוב</w:t>
      </w:r>
      <w:r w:rsidRPr="00AB6107">
        <w:rPr>
          <w:rtl/>
        </w:rPr>
        <w:t>" הוא סיכון</w:t>
      </w:r>
      <w:r w:rsidRPr="00AB6107">
        <w:t>.</w:t>
      </w:r>
    </w:p>
    <w:p w14:paraId="43E15AFF" w14:textId="77777777" w:rsidR="00AB6107" w:rsidRPr="00AB6107" w:rsidRDefault="00AB6107" w:rsidP="00AB6107">
      <w:pPr>
        <w:bidi/>
      </w:pPr>
      <w:r w:rsidRPr="00AB6107">
        <w:rPr>
          <w:rtl/>
        </w:rPr>
        <w:t xml:space="preserve">אנו מביאים עמנו עשרות שנות ניסיון רב-תחומי – שילוב של ידע מעמיק בהשקעות יחד עם מומחיות משפטית </w:t>
      </w:r>
      <w:proofErr w:type="spellStart"/>
      <w:r w:rsidRPr="00AB6107">
        <w:rPr>
          <w:rtl/>
        </w:rPr>
        <w:t>ומיסויית</w:t>
      </w:r>
      <w:proofErr w:type="spellEnd"/>
      <w:r w:rsidRPr="00AB6107">
        <w:rPr>
          <w:rtl/>
        </w:rPr>
        <w:t xml:space="preserve"> – כדי לפתור בעיות שיועצים סטנדרטיים נוטים להחמיץ</w:t>
      </w:r>
      <w:r w:rsidRPr="00AB6107">
        <w:t>.</w:t>
      </w:r>
    </w:p>
    <w:p w14:paraId="376CB6A3" w14:textId="77777777" w:rsidR="00AB6107" w:rsidRPr="00AB6107" w:rsidRDefault="00AB6107" w:rsidP="00AB6107">
      <w:pPr>
        <w:bidi/>
      </w:pPr>
      <w:r w:rsidRPr="00AB6107">
        <w:rPr>
          <w:rtl/>
        </w:rPr>
        <w:t>אנו ניגשים לכל אתגר בדייקנות אנליטית ולמידה מתמדת. על ידי התעדכנות שוטפת בשינויי רגולציה ובהתפתחויות בשוק, אנו מבטיחים שאסטרטגיית ההון שלכם תמיד תהיה מבוססת על הסטנדרטים המקצועיים הגבוהים ביותר</w:t>
      </w:r>
      <w:r w:rsidRPr="00AB6107">
        <w:t>.</w:t>
      </w:r>
    </w:p>
    <w:p w14:paraId="60A7686D" w14:textId="77777777" w:rsidR="00AB6107" w:rsidRPr="00AB6107" w:rsidRDefault="00000000" w:rsidP="00AB6107">
      <w:pPr>
        <w:bidi/>
      </w:pPr>
      <w:r>
        <w:pict w14:anchorId="0C01FE33">
          <v:rect id="_x0000_i1045" style="width:0;height:1.5pt" o:hralign="center" o:hrstd="t" o:hr="t" fillcolor="#a0a0a0" stroked="f"/>
        </w:pict>
      </w:r>
    </w:p>
    <w:p w14:paraId="7FD176AC" w14:textId="77777777" w:rsidR="00AB6107" w:rsidRDefault="00AB6107" w:rsidP="00AB6107">
      <w:pPr>
        <w:bidi/>
        <w:rPr>
          <w:b/>
          <w:bCs/>
          <w:rtl/>
        </w:rPr>
      </w:pPr>
    </w:p>
    <w:p w14:paraId="41129E42" w14:textId="77777777" w:rsidR="00AB6107" w:rsidRDefault="00AB6107" w:rsidP="00AB6107">
      <w:pPr>
        <w:bidi/>
        <w:rPr>
          <w:b/>
          <w:bCs/>
          <w:rtl/>
        </w:rPr>
      </w:pPr>
    </w:p>
    <w:p w14:paraId="115DF5F1" w14:textId="21C29674" w:rsidR="00AB6107" w:rsidRPr="00AB6107" w:rsidRDefault="00AB6107" w:rsidP="00AB6107">
      <w:pPr>
        <w:bidi/>
        <w:rPr>
          <w:b/>
          <w:bCs/>
        </w:rPr>
      </w:pPr>
      <w:r w:rsidRPr="00AB6107">
        <w:rPr>
          <w:b/>
          <w:bCs/>
        </w:rPr>
        <w:t xml:space="preserve"> </w:t>
      </w:r>
      <w:r w:rsidRPr="00AB6107">
        <w:rPr>
          <w:b/>
          <w:bCs/>
          <w:rtl/>
        </w:rPr>
        <w:t xml:space="preserve">חשיבה </w:t>
      </w:r>
      <w:r>
        <w:rPr>
          <w:rFonts w:hint="cs"/>
          <w:b/>
          <w:bCs/>
          <w:rtl/>
        </w:rPr>
        <w:t>בין-</w:t>
      </w:r>
      <w:r w:rsidRPr="00AB6107">
        <w:rPr>
          <w:b/>
          <w:bCs/>
          <w:rtl/>
        </w:rPr>
        <w:t>דורית</w:t>
      </w:r>
    </w:p>
    <w:p w14:paraId="5CB0D7F2" w14:textId="79DAF214" w:rsidR="00AB6107" w:rsidRPr="00AB6107" w:rsidRDefault="00AB6107" w:rsidP="00AB6107">
      <w:pPr>
        <w:bidi/>
      </w:pPr>
      <w:r w:rsidRPr="00AB6107">
        <w:rPr>
          <w:rtl/>
        </w:rPr>
        <w:t>אנחנו לא חושבים במונחים של רבעונים</w:t>
      </w:r>
      <w:r>
        <w:rPr>
          <w:rFonts w:hint="cs"/>
          <w:rtl/>
        </w:rPr>
        <w:t>,</w:t>
      </w:r>
      <w:r w:rsidRPr="00AB6107">
        <w:rPr>
          <w:rtl/>
        </w:rPr>
        <w:t xml:space="preserve"> אנו חושבים במונחים של דורות. כל החלטה שאנו מקבלים נשקלת אל מול השפעתה לטווח הארוך</w:t>
      </w:r>
      <w:r w:rsidRPr="00AB6107">
        <w:t>.</w:t>
      </w:r>
    </w:p>
    <w:p w14:paraId="07593E00" w14:textId="77777777" w:rsidR="00AB6107" w:rsidRPr="00AB6107" w:rsidRDefault="00AB6107" w:rsidP="00AB6107">
      <w:pPr>
        <w:bidi/>
      </w:pPr>
      <w:r w:rsidRPr="00AB6107">
        <w:rPr>
          <w:rtl/>
        </w:rPr>
        <w:t>אנו בונים אסטרטגיות עמידות שנועדו להחזיק מעמד. המיקוד שלנו הוא ביצירת מורשת ששורדת מחזורי שוק, תמורות רגולטוריות ומעברים בין-דוריים במשפחה, תוך הבטחה שההון שלכם יישאר מקור של עוצמה למשך עשורים קדימה</w:t>
      </w:r>
      <w:r w:rsidRPr="00AB6107">
        <w:t>.</w:t>
      </w:r>
    </w:p>
    <w:p w14:paraId="05AC4CBC" w14:textId="77777777" w:rsidR="00AB6107" w:rsidRPr="00AB6107" w:rsidRDefault="00000000" w:rsidP="00AB6107">
      <w:pPr>
        <w:bidi/>
      </w:pPr>
      <w:r>
        <w:pict w14:anchorId="4381A14D">
          <v:rect id="_x0000_i1046" style="width:0;height:1.5pt" o:hralign="center" o:hrstd="t" o:hr="t" fillcolor="#a0a0a0" stroked="f"/>
        </w:pict>
      </w:r>
    </w:p>
    <w:p w14:paraId="3E088DC1" w14:textId="3DAC3447" w:rsidR="00AB6107" w:rsidRPr="00AB6107" w:rsidRDefault="00AB6107" w:rsidP="00AB6107">
      <w:pPr>
        <w:bidi/>
        <w:rPr>
          <w:b/>
          <w:bCs/>
        </w:rPr>
      </w:pPr>
      <w:r w:rsidRPr="00AB6107">
        <w:rPr>
          <w:b/>
          <w:bCs/>
        </w:rPr>
        <w:t xml:space="preserve"> </w:t>
      </w:r>
      <w:r w:rsidRPr="00AB6107">
        <w:rPr>
          <w:b/>
          <w:bCs/>
          <w:rtl/>
        </w:rPr>
        <w:t>הלימה מלאה</w:t>
      </w:r>
      <w:r w:rsidRPr="00AB6107">
        <w:rPr>
          <w:b/>
          <w:bCs/>
        </w:rPr>
        <w:t xml:space="preserve"> </w:t>
      </w:r>
      <w:r>
        <w:rPr>
          <w:rFonts w:hint="cs"/>
          <w:b/>
          <w:bCs/>
          <w:rtl/>
        </w:rPr>
        <w:t xml:space="preserve"> </w:t>
      </w:r>
      <w:r w:rsidRPr="00AB6107">
        <w:rPr>
          <w:b/>
          <w:bCs/>
        </w:rPr>
        <w:t>(Total Alignment)</w:t>
      </w:r>
      <w:r>
        <w:rPr>
          <w:rFonts w:hint="cs"/>
          <w:b/>
          <w:bCs/>
          <w:rtl/>
        </w:rPr>
        <w:t xml:space="preserve">  </w:t>
      </w:r>
    </w:p>
    <w:p w14:paraId="69330D90" w14:textId="77777777" w:rsidR="00AB6107" w:rsidRPr="00AB6107" w:rsidRDefault="00AB6107" w:rsidP="00AB6107">
      <w:pPr>
        <w:bidi/>
      </w:pPr>
      <w:r w:rsidRPr="00AB6107">
        <w:rPr>
          <w:rtl/>
        </w:rPr>
        <w:t>התגמול שלנו נובע אך ורק מהמשפחות שאנו משרתים באמצעות מבנה עמלות מוגדר, השומר על שקיפות ופשטות</w:t>
      </w:r>
      <w:r w:rsidRPr="00AB6107">
        <w:t>.</w:t>
      </w:r>
    </w:p>
    <w:p w14:paraId="669C2F18" w14:textId="0D4BF3D1" w:rsidR="00AB6107" w:rsidRPr="00AB6107" w:rsidRDefault="00AB6107" w:rsidP="00AB6107">
      <w:pPr>
        <w:bidi/>
      </w:pPr>
      <w:r w:rsidRPr="00AB6107">
        <w:rPr>
          <w:rtl/>
        </w:rPr>
        <w:t>אנו שומרים על מדיניות החזר עמלות</w:t>
      </w:r>
      <w:r w:rsidRPr="00AB6107">
        <w:t xml:space="preserve"> (Rebate) </w:t>
      </w:r>
      <w:r w:rsidRPr="00AB6107">
        <w:rPr>
          <w:rtl/>
        </w:rPr>
        <w:t>קפדנית של 100%: כל עמלה</w:t>
      </w:r>
      <w:r>
        <w:rPr>
          <w:rFonts w:hint="cs"/>
          <w:rtl/>
        </w:rPr>
        <w:t xml:space="preserve"> שמתקבלת מצד שלישי כלשהו</w:t>
      </w:r>
      <w:r w:rsidRPr="00AB6107">
        <w:rPr>
          <w:rtl/>
        </w:rPr>
        <w:t xml:space="preserve"> </w:t>
      </w:r>
      <w:r>
        <w:rPr>
          <w:rFonts w:hint="cs"/>
          <w:rtl/>
        </w:rPr>
        <w:t>מוחזרת אליכם במלואה</w:t>
      </w:r>
      <w:r w:rsidRPr="00AB6107">
        <w:rPr>
          <w:rtl/>
        </w:rPr>
        <w:t>. זה מבטיח שהאינטרסים הכלכליים שלנו תואמים לחלוטין את שלכם, שכן לעולם לא נפיק רווח מה</w:t>
      </w:r>
      <w:r w:rsidR="0005119A">
        <w:rPr>
          <w:rFonts w:hint="cs"/>
          <w:rtl/>
        </w:rPr>
        <w:t>חלטותיכם שלא בידיעתכם</w:t>
      </w:r>
      <w:del w:id="93" w:author="Daniel Peretz" w:date="2026-02-19T17:47:00Z" w16du:dateUtc="2026-02-19T15:47:00Z">
        <w:r w:rsidR="0005119A" w:rsidDel="002F3111">
          <w:rPr>
            <w:rFonts w:hint="cs"/>
            <w:rtl/>
          </w:rPr>
          <w:delText>"</w:delText>
        </w:r>
      </w:del>
      <w:r w:rsidR="0005119A">
        <w:rPr>
          <w:rFonts w:hint="cs"/>
          <w:rtl/>
        </w:rPr>
        <w:t>.</w:t>
      </w:r>
    </w:p>
    <w:p w14:paraId="10C78722" w14:textId="77777777" w:rsidR="00AB6107" w:rsidRPr="00AB6107" w:rsidRDefault="00000000" w:rsidP="00AB6107">
      <w:pPr>
        <w:bidi/>
      </w:pPr>
      <w:r>
        <w:pict w14:anchorId="5F15D858">
          <v:rect id="_x0000_i1047" style="width:0;height:1.5pt" o:hralign="center" o:hrstd="t" o:hr="t" fillcolor="#a0a0a0" stroked="f"/>
        </w:pict>
      </w:r>
    </w:p>
    <w:p w14:paraId="5197EDE8" w14:textId="77777777" w:rsidR="00AB6107" w:rsidRPr="00AB6107" w:rsidRDefault="00AB6107" w:rsidP="00AB6107">
      <w:pPr>
        <w:bidi/>
        <w:rPr>
          <w:b/>
          <w:bCs/>
        </w:rPr>
      </w:pPr>
      <w:r w:rsidRPr="00AB6107">
        <w:rPr>
          <w:b/>
          <w:bCs/>
          <w:rtl/>
        </w:rPr>
        <w:lastRenderedPageBreak/>
        <w:t>ההבטחה שלנו</w:t>
      </w:r>
    </w:p>
    <w:p w14:paraId="4C8EACDB" w14:textId="77777777" w:rsidR="00AB6107" w:rsidRPr="00AB6107" w:rsidRDefault="00AB6107" w:rsidP="00AB6107">
      <w:pPr>
        <w:bidi/>
        <w:rPr>
          <w:b/>
          <w:bCs/>
        </w:rPr>
      </w:pPr>
      <w:r w:rsidRPr="00AB6107">
        <w:rPr>
          <w:b/>
          <w:bCs/>
          <w:rtl/>
        </w:rPr>
        <w:t>ערכים בפעולה</w:t>
      </w:r>
    </w:p>
    <w:p w14:paraId="188A23A7" w14:textId="77777777" w:rsidR="00AB6107" w:rsidRPr="00AB6107" w:rsidRDefault="00AB6107" w:rsidP="00AB6107">
      <w:pPr>
        <w:numPr>
          <w:ilvl w:val="0"/>
          <w:numId w:val="17"/>
        </w:numPr>
        <w:bidi/>
      </w:pPr>
      <w:r w:rsidRPr="00AB6107">
        <w:t xml:space="preserve">✓ </w:t>
      </w:r>
      <w:r w:rsidRPr="00AB6107">
        <w:rPr>
          <w:rtl/>
        </w:rPr>
        <w:t>תמיד נציב את האינטרסים שלכם בראש – לא את שלנו, ולא את של יצרני המוצרים</w:t>
      </w:r>
      <w:r w:rsidRPr="00AB6107">
        <w:t>.</w:t>
      </w:r>
    </w:p>
    <w:p w14:paraId="06868C32" w14:textId="77777777" w:rsidR="00AB6107" w:rsidRPr="00AB6107" w:rsidRDefault="00AB6107" w:rsidP="00AB6107">
      <w:pPr>
        <w:numPr>
          <w:ilvl w:val="0"/>
          <w:numId w:val="17"/>
        </w:numPr>
        <w:bidi/>
      </w:pPr>
      <w:r w:rsidRPr="00AB6107">
        <w:t xml:space="preserve">✓ </w:t>
      </w:r>
      <w:r w:rsidRPr="00AB6107">
        <w:rPr>
          <w:rtl/>
        </w:rPr>
        <w:t>נגיד לכם את מה שאתם צריכים לשמוע, גם כשזה לא נוח</w:t>
      </w:r>
      <w:r w:rsidRPr="00AB6107">
        <w:t>.</w:t>
      </w:r>
    </w:p>
    <w:p w14:paraId="72BD1B6D" w14:textId="77777777" w:rsidR="00AB6107" w:rsidRPr="00AB6107" w:rsidRDefault="00AB6107" w:rsidP="00AB6107">
      <w:pPr>
        <w:numPr>
          <w:ilvl w:val="0"/>
          <w:numId w:val="17"/>
        </w:numPr>
        <w:bidi/>
      </w:pPr>
      <w:r w:rsidRPr="00AB6107">
        <w:t xml:space="preserve">✓ </w:t>
      </w:r>
      <w:r w:rsidRPr="00AB6107">
        <w:rPr>
          <w:rtl/>
        </w:rPr>
        <w:t>לעולם לא נמליץ על משהו שלא היינו ממליצים למשפחה שלנו</w:t>
      </w:r>
      <w:r w:rsidRPr="00AB6107">
        <w:t>.</w:t>
      </w:r>
    </w:p>
    <w:p w14:paraId="5BD20674" w14:textId="77777777" w:rsidR="00AB6107" w:rsidRPr="00AB6107" w:rsidRDefault="00AB6107" w:rsidP="00AB6107">
      <w:pPr>
        <w:numPr>
          <w:ilvl w:val="0"/>
          <w:numId w:val="17"/>
        </w:numPr>
        <w:bidi/>
      </w:pPr>
      <w:r w:rsidRPr="00AB6107">
        <w:t xml:space="preserve">✓ </w:t>
      </w:r>
      <w:r w:rsidRPr="00AB6107">
        <w:rPr>
          <w:rtl/>
        </w:rPr>
        <w:t>נשמור על סודיות מוחלטת בכל הנוגע לעניינכם</w:t>
      </w:r>
      <w:r w:rsidRPr="00AB6107">
        <w:t>.</w:t>
      </w:r>
    </w:p>
    <w:p w14:paraId="234E72AC" w14:textId="77777777" w:rsidR="00AB6107" w:rsidRPr="00AB6107" w:rsidRDefault="00AB6107" w:rsidP="00AB6107">
      <w:pPr>
        <w:numPr>
          <w:ilvl w:val="0"/>
          <w:numId w:val="17"/>
        </w:numPr>
        <w:bidi/>
      </w:pPr>
      <w:r w:rsidRPr="00AB6107">
        <w:t xml:space="preserve">✓ </w:t>
      </w:r>
      <w:r w:rsidRPr="00AB6107">
        <w:rPr>
          <w:rtl/>
        </w:rPr>
        <w:t>נהיה כאן עבור המשפחה שלכם – היום ולדורות הבאים</w:t>
      </w:r>
      <w:r w:rsidRPr="00AB6107">
        <w:t>.</w:t>
      </w:r>
    </w:p>
    <w:p w14:paraId="139204DB" w14:textId="77777777" w:rsidR="00AB6107" w:rsidRPr="00AB6107" w:rsidRDefault="00000000" w:rsidP="00AB6107">
      <w:pPr>
        <w:bidi/>
      </w:pPr>
      <w:r>
        <w:pict w14:anchorId="64198BD9">
          <v:rect id="_x0000_i1048" style="width:0;height:1.5pt" o:hralign="center" o:hrstd="t" o:hr="t" fillcolor="#a0a0a0" stroked="f"/>
        </w:pict>
      </w:r>
    </w:p>
    <w:p w14:paraId="5677AA63" w14:textId="77777777" w:rsidR="002F3111" w:rsidRDefault="002F3111" w:rsidP="0005119A">
      <w:pPr>
        <w:bidi/>
        <w:jc w:val="center"/>
        <w:rPr>
          <w:ins w:id="94" w:author="Daniel Peretz" w:date="2026-02-19T17:49:00Z" w16du:dateUtc="2026-02-19T15:49:00Z"/>
          <w:b/>
          <w:bCs/>
        </w:rPr>
      </w:pPr>
    </w:p>
    <w:p w14:paraId="63D10D43" w14:textId="3F3B0690" w:rsidR="00AB6107" w:rsidRPr="002F3111" w:rsidRDefault="00AB6107" w:rsidP="002F3111">
      <w:pPr>
        <w:bidi/>
        <w:jc w:val="center"/>
        <w:rPr>
          <w:b/>
          <w:bCs/>
          <w:highlight w:val="yellow"/>
          <w:rPrChange w:id="95" w:author="Daniel Peretz" w:date="2026-02-19T17:49:00Z" w16du:dateUtc="2026-02-19T15:49:00Z">
            <w:rPr>
              <w:b/>
              <w:bCs/>
            </w:rPr>
          </w:rPrChange>
        </w:rPr>
      </w:pPr>
      <w:r w:rsidRPr="002F3111">
        <w:rPr>
          <w:b/>
          <w:bCs/>
          <w:highlight w:val="yellow"/>
          <w:rtl/>
          <w:rPrChange w:id="96" w:author="Daniel Peretz" w:date="2026-02-19T17:49:00Z" w16du:dateUtc="2026-02-19T15:49:00Z">
            <w:rPr>
              <w:b/>
              <w:bCs/>
              <w:rtl/>
            </w:rPr>
          </w:rPrChange>
        </w:rPr>
        <w:t>בואו נתחיל בשיחה</w:t>
      </w:r>
    </w:p>
    <w:p w14:paraId="65F6BD05" w14:textId="2504825B" w:rsidR="00AB6107" w:rsidRPr="00AB6107" w:rsidRDefault="00AB6107" w:rsidP="0005119A">
      <w:pPr>
        <w:bidi/>
        <w:jc w:val="center"/>
      </w:pPr>
      <w:r w:rsidRPr="002F3111">
        <w:rPr>
          <w:highlight w:val="yellow"/>
          <w:rtl/>
          <w:rPrChange w:id="97" w:author="Daniel Peretz" w:date="2026-02-19T17:49:00Z" w16du:dateUtc="2026-02-19T15:49:00Z">
            <w:rPr>
              <w:rtl/>
            </w:rPr>
          </w:rPrChange>
        </w:rPr>
        <w:t>אנו מזמינים אתכם לפגישת היכרות פרטית</w:t>
      </w:r>
      <w:r w:rsidR="00461C73" w:rsidRPr="002F3111">
        <w:rPr>
          <w:rFonts w:hint="cs"/>
          <w:highlight w:val="yellow"/>
          <w:rtl/>
          <w:rPrChange w:id="98" w:author="Daniel Peretz" w:date="2026-02-19T17:49:00Z" w16du:dateUtc="2026-02-19T15:49:00Z">
            <w:rPr>
              <w:rFonts w:hint="cs"/>
              <w:rtl/>
            </w:rPr>
          </w:rPrChange>
        </w:rPr>
        <w:t>.</w:t>
      </w:r>
      <w:r w:rsidR="00461C73" w:rsidRPr="002F3111">
        <w:rPr>
          <w:highlight w:val="yellow"/>
          <w:rtl/>
          <w:rPrChange w:id="99" w:author="Daniel Peretz" w:date="2026-02-19T17:49:00Z" w16du:dateUtc="2026-02-19T15:49:00Z">
            <w:rPr>
              <w:rtl/>
            </w:rPr>
          </w:rPrChange>
        </w:rPr>
        <w:br/>
      </w:r>
      <w:r w:rsidRPr="002F3111">
        <w:rPr>
          <w:highlight w:val="yellow"/>
          <w:rtl/>
          <w:rPrChange w:id="100" w:author="Daniel Peretz" w:date="2026-02-19T17:49:00Z" w16du:dateUtc="2026-02-19T15:49:00Z">
            <w:rPr>
              <w:rtl/>
            </w:rPr>
          </w:rPrChange>
        </w:rPr>
        <w:t xml:space="preserve"> אנא השאירו את פרטיכם למטה, ואנו ניצור קשר אישי לתיאום פגישה</w:t>
      </w:r>
      <w:r w:rsidRPr="002F3111">
        <w:rPr>
          <w:highlight w:val="yellow"/>
          <w:rPrChange w:id="101" w:author="Daniel Peretz" w:date="2026-02-19T17:49:00Z" w16du:dateUtc="2026-02-19T15:49:00Z">
            <w:rPr/>
          </w:rPrChange>
        </w:rPr>
        <w:t>.</w:t>
      </w:r>
    </w:p>
    <w:p w14:paraId="04D16903" w14:textId="77777777" w:rsidR="0005119A" w:rsidRDefault="0005119A" w:rsidP="0005119A">
      <w:pPr>
        <w:bidi/>
        <w:rPr>
          <w:rtl/>
        </w:rPr>
      </w:pPr>
    </w:p>
    <w:p w14:paraId="1A7582C2" w14:textId="77777777" w:rsidR="0005119A" w:rsidRDefault="0005119A" w:rsidP="0005119A">
      <w:pPr>
        <w:bidi/>
        <w:rPr>
          <w:rtl/>
        </w:rPr>
      </w:pPr>
    </w:p>
    <w:p w14:paraId="69B432CE" w14:textId="77777777" w:rsidR="00461C73" w:rsidRPr="00461C73" w:rsidRDefault="00461C73" w:rsidP="00461C73">
      <w:pPr>
        <w:bidi/>
        <w:rPr>
          <w:b/>
          <w:bCs/>
        </w:rPr>
      </w:pPr>
      <w:r w:rsidRPr="00461C73">
        <w:rPr>
          <w:b/>
          <w:bCs/>
          <w:rtl/>
        </w:rPr>
        <w:t>הגישה שלנו</w:t>
      </w:r>
    </w:p>
    <w:p w14:paraId="410E02F8" w14:textId="77777777" w:rsidR="00461C73" w:rsidRPr="00461C73" w:rsidRDefault="00461C73" w:rsidP="00461C73">
      <w:pPr>
        <w:bidi/>
        <w:rPr>
          <w:b/>
          <w:bCs/>
        </w:rPr>
      </w:pPr>
      <w:r w:rsidRPr="00461C73">
        <w:rPr>
          <w:b/>
          <w:bCs/>
          <w:rtl/>
        </w:rPr>
        <w:t>ארכיטקטורה של הון</w:t>
      </w:r>
    </w:p>
    <w:p w14:paraId="5194C0C8" w14:textId="77777777" w:rsidR="00461C73" w:rsidRPr="00461C73" w:rsidRDefault="00461C73" w:rsidP="00461C73">
      <w:pPr>
        <w:bidi/>
      </w:pPr>
      <w:r w:rsidRPr="00461C73">
        <w:rPr>
          <w:rtl/>
        </w:rPr>
        <w:t>הון אינו מסתכם רק בתשואות על השקעות; הוא תלוי באינטגרציה של כל החלטה פיננסית שאתם מקבלים. אנו פועלים כ</w:t>
      </w:r>
      <w:r w:rsidRPr="00461C73">
        <w:t xml:space="preserve">-CFO </w:t>
      </w:r>
      <w:r w:rsidRPr="00461C73">
        <w:rPr>
          <w:rtl/>
        </w:rPr>
        <w:t>האישי שלכם (מנהל כספים ראשי), ומחברים בין המבנים המשפטיים, אסטרטגיות המס והיעדים המשפחתיים שלכם כדי ליצור מערכת פיננסית אחת ומלוכדת</w:t>
      </w:r>
      <w:r w:rsidRPr="00461C73">
        <w:t>.</w:t>
      </w:r>
    </w:p>
    <w:p w14:paraId="52B48695" w14:textId="77777777" w:rsidR="00461C73" w:rsidRPr="00461C73" w:rsidRDefault="00000000" w:rsidP="00461C73">
      <w:pPr>
        <w:bidi/>
      </w:pPr>
      <w:r>
        <w:pict w14:anchorId="3A8E2D25">
          <v:rect id="_x0000_i1049" style="width:0;height:1.5pt" o:hralign="center" o:hrstd="t" o:hr="t" fillcolor="#a0a0a0" stroked="f"/>
        </w:pict>
      </w:r>
    </w:p>
    <w:p w14:paraId="729BD85E" w14:textId="77777777" w:rsidR="00461C73" w:rsidRPr="00461C73" w:rsidRDefault="00461C73" w:rsidP="00461C73">
      <w:pPr>
        <w:bidi/>
        <w:rPr>
          <w:b/>
          <w:bCs/>
        </w:rPr>
      </w:pPr>
      <w:r w:rsidRPr="00461C73">
        <w:rPr>
          <w:b/>
          <w:bCs/>
          <w:rtl/>
        </w:rPr>
        <w:t>הגישה שלנו</w:t>
      </w:r>
    </w:p>
    <w:p w14:paraId="5FC890F9" w14:textId="77777777" w:rsidR="00461C73" w:rsidRPr="00461C73" w:rsidRDefault="00461C73" w:rsidP="00461C73">
      <w:pPr>
        <w:bidi/>
        <w:rPr>
          <w:b/>
          <w:bCs/>
        </w:rPr>
      </w:pPr>
      <w:r w:rsidRPr="00461C73">
        <w:rPr>
          <w:b/>
          <w:bCs/>
          <w:rtl/>
        </w:rPr>
        <w:t>שלושת עמודי התווך של פעילותנו</w:t>
      </w:r>
    </w:p>
    <w:p w14:paraId="2C6E7FFE" w14:textId="10156468" w:rsidR="00461C73" w:rsidRPr="00461C73" w:rsidRDefault="00461C73" w:rsidP="00461C73">
      <w:pPr>
        <w:bidi/>
        <w:rPr>
          <w:b/>
          <w:bCs/>
        </w:rPr>
      </w:pPr>
      <w:r w:rsidRPr="00461C73">
        <w:rPr>
          <w:b/>
          <w:bCs/>
        </w:rPr>
        <w:t xml:space="preserve"> </w:t>
      </w:r>
      <w:r w:rsidRPr="00461C73">
        <w:rPr>
          <w:b/>
          <w:bCs/>
          <w:rtl/>
        </w:rPr>
        <w:t>סנכרון מלא</w:t>
      </w:r>
      <w:r>
        <w:rPr>
          <w:rFonts w:hint="cs"/>
          <w:b/>
          <w:bCs/>
          <w:rtl/>
        </w:rPr>
        <w:t xml:space="preserve"> </w:t>
      </w:r>
    </w:p>
    <w:p w14:paraId="2630FD74" w14:textId="77777777" w:rsidR="00461C73" w:rsidRPr="00461C73" w:rsidRDefault="00461C73" w:rsidP="00461C73">
      <w:pPr>
        <w:bidi/>
      </w:pPr>
      <w:r w:rsidRPr="00461C73">
        <w:rPr>
          <w:rtl/>
        </w:rPr>
        <w:t xml:space="preserve">לרוב המשפחות יש צוות יועצים מפוצל: בנקאי, רואה חשבון ועורך דין שלעיתים רחוקות משוחחים זה עם זה. אנו ניצבים במרכז הצומת, מתאמים בין כל היועצים שלכם ומבטיחים שכולם פועלים יחד למימוש </w:t>
      </w:r>
      <w:proofErr w:type="spellStart"/>
      <w:r w:rsidRPr="00461C73">
        <w:rPr>
          <w:rtl/>
        </w:rPr>
        <w:t>חזון</w:t>
      </w:r>
      <w:proofErr w:type="spellEnd"/>
      <w:r w:rsidRPr="00461C73">
        <w:rPr>
          <w:rtl/>
        </w:rPr>
        <w:t xml:space="preserve"> אסטרטגי אחיד</w:t>
      </w:r>
      <w:r w:rsidRPr="00461C73">
        <w:t>.</w:t>
      </w:r>
    </w:p>
    <w:p w14:paraId="40781E3D" w14:textId="0C05F7CC" w:rsidR="00461C73" w:rsidRPr="00461C73" w:rsidRDefault="00461C73" w:rsidP="00461C73">
      <w:pPr>
        <w:bidi/>
        <w:rPr>
          <w:b/>
          <w:bCs/>
        </w:rPr>
      </w:pPr>
      <w:r w:rsidRPr="00461C73">
        <w:rPr>
          <w:b/>
          <w:bCs/>
          <w:rtl/>
        </w:rPr>
        <w:t>ניהול סיכונים</w:t>
      </w:r>
    </w:p>
    <w:p w14:paraId="5B2CCE7E" w14:textId="77777777" w:rsidR="00461C73" w:rsidRDefault="00461C73" w:rsidP="00461C73">
      <w:pPr>
        <w:bidi/>
        <w:rPr>
          <w:ins w:id="102" w:author="Daniel Peretz" w:date="2026-02-19T17:50:00Z" w16du:dateUtc="2026-02-19T15:50:00Z"/>
        </w:rPr>
      </w:pPr>
      <w:r w:rsidRPr="00461C73">
        <w:rPr>
          <w:rtl/>
        </w:rPr>
        <w:t>אנו מגדירים סיכון מחדש. לא מדובר רק בתנודתיות של השוק; אנו מגנים על הונכם מפני אינפלציה, מיסוי יתר, התדיינויות משפטיות וטעויות התנהגותיות – ומבטיחים שההון שלכם יישמר לדורות</w:t>
      </w:r>
      <w:r w:rsidRPr="00461C73">
        <w:t>.</w:t>
      </w:r>
    </w:p>
    <w:p w14:paraId="68AE07C8" w14:textId="77777777" w:rsidR="002412EE" w:rsidRPr="00461C73" w:rsidRDefault="002412EE" w:rsidP="002412EE">
      <w:pPr>
        <w:bidi/>
      </w:pPr>
    </w:p>
    <w:p w14:paraId="60FAAAC9" w14:textId="0755EABF" w:rsidR="00461C73" w:rsidRPr="00461C73" w:rsidRDefault="00461C73" w:rsidP="00461C73">
      <w:pPr>
        <w:bidi/>
        <w:rPr>
          <w:b/>
          <w:bCs/>
        </w:rPr>
      </w:pPr>
      <w:r w:rsidRPr="00461C73">
        <w:rPr>
          <w:b/>
          <w:bCs/>
        </w:rPr>
        <w:lastRenderedPageBreak/>
        <w:t xml:space="preserve"> </w:t>
      </w:r>
      <w:r w:rsidRPr="00461C73">
        <w:rPr>
          <w:b/>
          <w:bCs/>
          <w:rtl/>
        </w:rPr>
        <w:t>בהירות ושליטה</w:t>
      </w:r>
    </w:p>
    <w:p w14:paraId="0B76DA42" w14:textId="0EA3DEBE" w:rsidR="00461C73" w:rsidRPr="00461C73" w:rsidRDefault="00461C73" w:rsidP="00461C73">
      <w:pPr>
        <w:bidi/>
      </w:pPr>
      <w:r w:rsidRPr="00461C73">
        <w:rPr>
          <w:rtl/>
        </w:rPr>
        <w:t>מורכבות היא האויב של הביצוע. אנו מרכזים את כל הנכסים שלכם – מכל הבנקים ומכל תחומי השיפוט – לדו"ח אחד ברור ומסכם</w:t>
      </w:r>
      <w:r>
        <w:rPr>
          <w:rFonts w:hint="cs"/>
          <w:rtl/>
        </w:rPr>
        <w:t xml:space="preserve">. </w:t>
      </w:r>
      <w:r w:rsidRPr="00461C73">
        <w:rPr>
          <w:rtl/>
        </w:rPr>
        <w:t>כך אתם מקבלים את הבהירות הנדרשת לקבלת החלטות, ללא "כאב הראש" האדמיניסטרטיבי</w:t>
      </w:r>
      <w:r w:rsidRPr="00461C73">
        <w:t>.</w:t>
      </w:r>
    </w:p>
    <w:p w14:paraId="699FC567" w14:textId="77777777" w:rsidR="00461C73" w:rsidRPr="00461C73" w:rsidRDefault="00000000" w:rsidP="00461C73">
      <w:pPr>
        <w:bidi/>
      </w:pPr>
      <w:r>
        <w:pict w14:anchorId="7B66C445">
          <v:rect id="_x0000_i1050" style="width:0;height:1.5pt" o:hralign="center" o:hrstd="t" o:hr="t" fillcolor="#a0a0a0" stroked="f"/>
        </w:pict>
      </w:r>
    </w:p>
    <w:p w14:paraId="4052B7EA" w14:textId="77777777" w:rsidR="007C7336" w:rsidRPr="007C7336" w:rsidRDefault="007C7336" w:rsidP="007C7336">
      <w:pPr>
        <w:bidi/>
        <w:jc w:val="center"/>
        <w:rPr>
          <w:i/>
          <w:iCs/>
        </w:rPr>
      </w:pPr>
      <w:r w:rsidRPr="007C7336">
        <w:t>"</w:t>
      </w:r>
      <w:r w:rsidRPr="007C7336">
        <w:rPr>
          <w:rFonts w:ascii="Georgia" w:eastAsia="Times New Roman" w:hAnsi="Georgia" w:cs="Times New Roman"/>
          <w:i/>
          <w:iCs/>
          <w:color w:val="FFFFFF"/>
          <w:kern w:val="0"/>
          <w:sz w:val="48"/>
          <w:szCs w:val="48"/>
          <w:lang w:eastAsia="en-IL"/>
          <w14:ligatures w14:val="none"/>
        </w:rPr>
        <w:t xml:space="preserve"> </w:t>
      </w:r>
      <w:r w:rsidRPr="007C7336">
        <w:rPr>
          <w:i/>
          <w:iCs/>
        </w:rPr>
        <w:t>Risk comes from not knowing what you are doing."</w:t>
      </w:r>
    </w:p>
    <w:p w14:paraId="406650B8" w14:textId="77777777" w:rsidR="007C7336" w:rsidRPr="007C7336" w:rsidRDefault="007C7336" w:rsidP="007C7336">
      <w:pPr>
        <w:bidi/>
        <w:jc w:val="center"/>
      </w:pPr>
      <w:r w:rsidRPr="007C7336">
        <w:t>Warren Buffett</w:t>
      </w:r>
    </w:p>
    <w:p w14:paraId="0AB606DC" w14:textId="77777777" w:rsidR="00461C73" w:rsidRPr="00461C73" w:rsidRDefault="00000000" w:rsidP="00461C73">
      <w:pPr>
        <w:bidi/>
      </w:pPr>
      <w:r>
        <w:pict w14:anchorId="3084977C">
          <v:rect id="_x0000_i1051" style="width:0;height:1.5pt" o:hralign="center" o:hrstd="t" o:hr="t" fillcolor="#a0a0a0" stroked="f"/>
        </w:pict>
      </w:r>
    </w:p>
    <w:p w14:paraId="0431DFEC" w14:textId="77777777" w:rsidR="00461C73" w:rsidRPr="002412EE" w:rsidRDefault="00461C73" w:rsidP="00461C73">
      <w:pPr>
        <w:bidi/>
        <w:jc w:val="center"/>
        <w:rPr>
          <w:b/>
          <w:bCs/>
          <w:highlight w:val="yellow"/>
          <w:rPrChange w:id="103" w:author="Daniel Peretz" w:date="2026-02-19T17:50:00Z" w16du:dateUtc="2026-02-19T15:50:00Z">
            <w:rPr>
              <w:b/>
              <w:bCs/>
            </w:rPr>
          </w:rPrChange>
        </w:rPr>
      </w:pPr>
      <w:r w:rsidRPr="002412EE">
        <w:rPr>
          <w:b/>
          <w:bCs/>
          <w:highlight w:val="yellow"/>
          <w:rtl/>
          <w:rPrChange w:id="104" w:author="Daniel Peretz" w:date="2026-02-19T17:50:00Z" w16du:dateUtc="2026-02-19T15:50:00Z">
            <w:rPr>
              <w:b/>
              <w:bCs/>
              <w:rtl/>
            </w:rPr>
          </w:rPrChange>
        </w:rPr>
        <w:t>בואו נתחיל בשיחה</w:t>
      </w:r>
    </w:p>
    <w:p w14:paraId="0868047B" w14:textId="55657405" w:rsidR="00461C73" w:rsidRDefault="00461C73" w:rsidP="00461C73">
      <w:pPr>
        <w:bidi/>
        <w:jc w:val="center"/>
        <w:rPr>
          <w:rtl/>
        </w:rPr>
      </w:pPr>
      <w:r w:rsidRPr="002412EE">
        <w:rPr>
          <w:highlight w:val="yellow"/>
          <w:rtl/>
          <w:rPrChange w:id="105" w:author="Daniel Peretz" w:date="2026-02-19T17:50:00Z" w16du:dateUtc="2026-02-19T15:50:00Z">
            <w:rPr>
              <w:rtl/>
            </w:rPr>
          </w:rPrChange>
        </w:rPr>
        <w:t>אנו מזמינים אתכם לפגישת היכרות פרטית.</w:t>
      </w:r>
      <w:r w:rsidRPr="002412EE">
        <w:rPr>
          <w:highlight w:val="yellow"/>
          <w:rtl/>
          <w:rPrChange w:id="106" w:author="Daniel Peretz" w:date="2026-02-19T17:50:00Z" w16du:dateUtc="2026-02-19T15:50:00Z">
            <w:rPr>
              <w:rtl/>
            </w:rPr>
          </w:rPrChange>
        </w:rPr>
        <w:br/>
        <w:t>אנא השאירו את פרטיכם למטה, ואנו ניצור קשר אישי לתיאום פגישה</w:t>
      </w:r>
      <w:r w:rsidRPr="002412EE">
        <w:rPr>
          <w:highlight w:val="yellow"/>
          <w:rPrChange w:id="107" w:author="Daniel Peretz" w:date="2026-02-19T17:50:00Z" w16du:dateUtc="2026-02-19T15:50:00Z">
            <w:rPr/>
          </w:rPrChange>
        </w:rPr>
        <w:t>.</w:t>
      </w:r>
    </w:p>
    <w:p w14:paraId="43F13048" w14:textId="77777777" w:rsidR="00461C73" w:rsidRDefault="00461C73" w:rsidP="00461C73">
      <w:pPr>
        <w:bidi/>
        <w:jc w:val="center"/>
        <w:rPr>
          <w:rtl/>
        </w:rPr>
      </w:pPr>
    </w:p>
    <w:p w14:paraId="3CBD49B4" w14:textId="77777777" w:rsidR="00461C73" w:rsidRDefault="00461C73" w:rsidP="00461C73">
      <w:pPr>
        <w:bidi/>
        <w:jc w:val="center"/>
        <w:rPr>
          <w:rFonts w:hint="cs"/>
          <w:rtl/>
        </w:rPr>
      </w:pPr>
    </w:p>
    <w:p w14:paraId="465D3862" w14:textId="77777777" w:rsidR="00461C73" w:rsidRDefault="00461C73" w:rsidP="00461C73">
      <w:pPr>
        <w:bidi/>
        <w:jc w:val="center"/>
        <w:rPr>
          <w:rtl/>
        </w:rPr>
      </w:pPr>
    </w:p>
    <w:p w14:paraId="36517EE3" w14:textId="77777777" w:rsidR="00026A71" w:rsidRPr="00026A71" w:rsidRDefault="00026A71" w:rsidP="00026A71">
      <w:pPr>
        <w:bidi/>
        <w:rPr>
          <w:b/>
          <w:bCs/>
        </w:rPr>
      </w:pPr>
      <w:r w:rsidRPr="00026A71">
        <w:rPr>
          <w:b/>
          <w:bCs/>
          <w:rtl/>
        </w:rPr>
        <w:t>השירותים שלנו</w:t>
      </w:r>
    </w:p>
    <w:p w14:paraId="6F7D9132" w14:textId="38452AD8" w:rsidR="00026A71" w:rsidRPr="00026A71" w:rsidRDefault="00026A71" w:rsidP="00026A71">
      <w:pPr>
        <w:bidi/>
        <w:rPr>
          <w:b/>
          <w:bCs/>
        </w:rPr>
      </w:pPr>
      <w:r>
        <w:rPr>
          <w:rFonts w:hint="cs"/>
          <w:b/>
          <w:bCs/>
          <w:rtl/>
        </w:rPr>
        <w:t>ניהול הוליסטי של ההון המשפחתי</w:t>
      </w:r>
    </w:p>
    <w:p w14:paraId="65D6AA12" w14:textId="1400DFC9" w:rsidR="00026A71" w:rsidRPr="00026A71" w:rsidRDefault="00026A71" w:rsidP="00026A71">
      <w:pPr>
        <w:bidi/>
      </w:pPr>
      <w:r w:rsidRPr="00026A71">
        <w:rPr>
          <w:rtl/>
        </w:rPr>
        <w:t>אנו יוצרים את המעטפת הניהולית עבור ההון המשפחתי שלכם</w:t>
      </w:r>
      <w:r w:rsidRPr="00026A71">
        <w:t xml:space="preserve"> – </w:t>
      </w:r>
      <w:r w:rsidRPr="00026A71">
        <w:rPr>
          <w:rtl/>
        </w:rPr>
        <w:t>ומאחדים את תחומי ההשקעות, המיסוי וההמשכיות הבין-דורית לכדי תוכנית אחת מלוכדת</w:t>
      </w:r>
      <w:r w:rsidRPr="00026A71">
        <w:t>.</w:t>
      </w:r>
      <w:r w:rsidR="00000000">
        <w:pict w14:anchorId="6721F516">
          <v:rect id="_x0000_i1052" style="width:0;height:1.5pt" o:hralign="right" o:hrstd="t" o:hr="t" fillcolor="#a0a0a0" stroked="f"/>
        </w:pict>
      </w:r>
    </w:p>
    <w:p w14:paraId="77475D49" w14:textId="38975D74" w:rsidR="00026A71" w:rsidRPr="00026A71" w:rsidRDefault="00026A71" w:rsidP="00026A71">
      <w:pPr>
        <w:bidi/>
        <w:rPr>
          <w:b/>
          <w:bCs/>
        </w:rPr>
      </w:pPr>
      <w:r w:rsidRPr="00026A71">
        <w:rPr>
          <w:b/>
          <w:bCs/>
          <w:rtl/>
        </w:rPr>
        <w:t>ה</w:t>
      </w:r>
      <w:r>
        <w:rPr>
          <w:rFonts w:hint="cs"/>
          <w:b/>
          <w:bCs/>
          <w:rtl/>
        </w:rPr>
        <w:t>-</w:t>
      </w:r>
      <w:r w:rsidRPr="00026A71">
        <w:rPr>
          <w:b/>
          <w:bCs/>
        </w:rPr>
        <w:t>CFO</w:t>
      </w:r>
      <w:r>
        <w:rPr>
          <w:rFonts w:hint="cs"/>
          <w:b/>
          <w:bCs/>
          <w:rtl/>
        </w:rPr>
        <w:t xml:space="preserve"> </w:t>
      </w:r>
      <w:r w:rsidRPr="00026A71">
        <w:rPr>
          <w:b/>
          <w:bCs/>
        </w:rPr>
        <w:t xml:space="preserve"> </w:t>
      </w:r>
      <w:r w:rsidRPr="00026A71">
        <w:rPr>
          <w:b/>
          <w:bCs/>
          <w:rtl/>
        </w:rPr>
        <w:t>האישי שלכם</w:t>
      </w:r>
    </w:p>
    <w:p w14:paraId="07D2B72E" w14:textId="77777777" w:rsidR="00026A71" w:rsidRPr="00026A71" w:rsidRDefault="00026A71" w:rsidP="00026A71">
      <w:pPr>
        <w:bidi/>
        <w:rPr>
          <w:b/>
          <w:bCs/>
        </w:rPr>
      </w:pPr>
      <w:r w:rsidRPr="00026A71">
        <w:rPr>
          <w:b/>
          <w:bCs/>
          <w:rtl/>
        </w:rPr>
        <w:t>התשתית להון בין-דורי</w:t>
      </w:r>
    </w:p>
    <w:p w14:paraId="39CA045A" w14:textId="77777777" w:rsidR="00026A71" w:rsidRPr="00026A71" w:rsidRDefault="00026A71" w:rsidP="00026A71">
      <w:pPr>
        <w:bidi/>
      </w:pPr>
      <w:r w:rsidRPr="00026A71">
        <w:rPr>
          <w:rtl/>
        </w:rPr>
        <w:t>אנו מחליפים את חוסר הסדר הכרוך בעבודה מול ספקים מרובים באסטרטגיה אחת אינטגרטיבית</w:t>
      </w:r>
      <w:r w:rsidRPr="00026A71">
        <w:t>.</w:t>
      </w:r>
    </w:p>
    <w:p w14:paraId="1615C3B8" w14:textId="18187E3F" w:rsidR="00026A71" w:rsidRPr="00026A71" w:rsidRDefault="00026A71" w:rsidP="00026A71">
      <w:pPr>
        <w:bidi/>
      </w:pPr>
      <w:r w:rsidRPr="00026A71">
        <w:rPr>
          <w:rtl/>
        </w:rPr>
        <w:t>במקום למכור מוצרים, אנו מציעים ני</w:t>
      </w:r>
      <w:r>
        <w:rPr>
          <w:rFonts w:hint="cs"/>
          <w:rtl/>
        </w:rPr>
        <w:t xml:space="preserve">הול הוליסטי. </w:t>
      </w:r>
      <w:r w:rsidRPr="00026A71">
        <w:rPr>
          <w:rtl/>
        </w:rPr>
        <w:t>אנו מתאמים כל היבט בחייכם הפיננסיים – השקעות, מיסוי, היבטים משפטיים וממשל משפחתי – לכדי מערכת אחת מאוחדת</w:t>
      </w:r>
      <w:r w:rsidRPr="00026A71">
        <w:t>.</w:t>
      </w:r>
    </w:p>
    <w:p w14:paraId="5C022735" w14:textId="77777777" w:rsidR="00026A71" w:rsidRPr="00026A71" w:rsidRDefault="00000000" w:rsidP="00026A71">
      <w:pPr>
        <w:bidi/>
      </w:pPr>
      <w:r>
        <w:pict w14:anchorId="1CC42A35">
          <v:rect id="_x0000_i1053" style="width:0;height:1.5pt" o:hralign="right" o:hrstd="t" o:hr="t" fillcolor="#a0a0a0" stroked="f"/>
        </w:pict>
      </w:r>
    </w:p>
    <w:p w14:paraId="59A71363" w14:textId="77777777" w:rsidR="00026A71" w:rsidRPr="00026A71" w:rsidRDefault="00026A71" w:rsidP="00026A71">
      <w:pPr>
        <w:bidi/>
        <w:rPr>
          <w:b/>
          <w:bCs/>
        </w:rPr>
      </w:pPr>
      <w:r w:rsidRPr="00026A71">
        <w:rPr>
          <w:b/>
          <w:bCs/>
          <w:rtl/>
        </w:rPr>
        <w:t>שלושת עמודי התווך של השירות</w:t>
      </w:r>
    </w:p>
    <w:p w14:paraId="799FB5D2" w14:textId="26E30BE2" w:rsidR="00026A71" w:rsidRPr="00026A71" w:rsidRDefault="00026A71" w:rsidP="00026A71">
      <w:pPr>
        <w:bidi/>
        <w:rPr>
          <w:b/>
          <w:bCs/>
        </w:rPr>
      </w:pPr>
      <w:r w:rsidRPr="00026A71">
        <w:rPr>
          <w:b/>
          <w:bCs/>
        </w:rPr>
        <w:t xml:space="preserve"> </w:t>
      </w:r>
      <w:r w:rsidRPr="00026A71">
        <w:rPr>
          <w:b/>
          <w:bCs/>
          <w:rtl/>
        </w:rPr>
        <w:t>מבנה עושר</w:t>
      </w:r>
      <w:r w:rsidRPr="00026A71">
        <w:rPr>
          <w:b/>
          <w:bCs/>
        </w:rPr>
        <w:t xml:space="preserve"> </w:t>
      </w:r>
      <w:r>
        <w:rPr>
          <w:rFonts w:hint="cs"/>
          <w:b/>
          <w:bCs/>
          <w:rtl/>
        </w:rPr>
        <w:t xml:space="preserve"> </w:t>
      </w:r>
      <w:r w:rsidRPr="00026A71">
        <w:rPr>
          <w:b/>
          <w:bCs/>
        </w:rPr>
        <w:t>(Wealth Structuring)</w:t>
      </w:r>
    </w:p>
    <w:p w14:paraId="7F0F38F7" w14:textId="77777777" w:rsidR="00026A71" w:rsidRPr="00026A71" w:rsidRDefault="00026A71" w:rsidP="00026A71">
      <w:pPr>
        <w:bidi/>
      </w:pPr>
      <w:r w:rsidRPr="00026A71">
        <w:rPr>
          <w:rtl/>
        </w:rPr>
        <w:t>הבסיס לניהול הון נכון מתחיל בהבנת התמונה המלאה ויצירת אסטרטגיה מלוכדת</w:t>
      </w:r>
      <w:r w:rsidRPr="00026A71">
        <w:t>.</w:t>
      </w:r>
    </w:p>
    <w:p w14:paraId="0609495B" w14:textId="77777777" w:rsidR="00026A71" w:rsidRPr="00026A71" w:rsidRDefault="00026A71" w:rsidP="00026A71">
      <w:pPr>
        <w:numPr>
          <w:ilvl w:val="0"/>
          <w:numId w:val="18"/>
        </w:numPr>
        <w:bidi/>
      </w:pPr>
      <w:r w:rsidRPr="00026A71">
        <w:rPr>
          <w:b/>
          <w:bCs/>
          <w:rtl/>
        </w:rPr>
        <w:t>אסטרטגיית הון הוליסטית</w:t>
      </w:r>
      <w:r w:rsidRPr="00026A71">
        <w:rPr>
          <w:b/>
          <w:bCs/>
        </w:rPr>
        <w:t>:</w:t>
      </w:r>
      <w:r w:rsidRPr="00026A71">
        <w:t xml:space="preserve"> </w:t>
      </w:r>
      <w:r w:rsidRPr="00026A71">
        <w:rPr>
          <w:rtl/>
        </w:rPr>
        <w:t>ניתוח המאזן המלא שלכם במטרה להגדיר יעדים ארוכי טווח ברורים ובני-ביצוע</w:t>
      </w:r>
      <w:r w:rsidRPr="00026A71">
        <w:t>.</w:t>
      </w:r>
    </w:p>
    <w:p w14:paraId="2D4FD1A5" w14:textId="77777777" w:rsidR="00026A71" w:rsidRPr="00026A71" w:rsidRDefault="00026A71" w:rsidP="00026A71">
      <w:pPr>
        <w:numPr>
          <w:ilvl w:val="0"/>
          <w:numId w:val="18"/>
        </w:numPr>
        <w:bidi/>
      </w:pPr>
      <w:r w:rsidRPr="00026A71">
        <w:rPr>
          <w:b/>
          <w:bCs/>
          <w:rtl/>
        </w:rPr>
        <w:lastRenderedPageBreak/>
        <w:t>אופטימיזציה של מס וירושה</w:t>
      </w:r>
      <w:r w:rsidRPr="00026A71">
        <w:rPr>
          <w:b/>
          <w:bCs/>
        </w:rPr>
        <w:t>:</w:t>
      </w:r>
      <w:r w:rsidRPr="00026A71">
        <w:t xml:space="preserve"> </w:t>
      </w:r>
      <w:r w:rsidRPr="00026A71">
        <w:rPr>
          <w:rtl/>
        </w:rPr>
        <w:t>תכנון פרואקטיבי לצמצום חבויות מס והבטחת העברה חלקה של ההון לדור הבא</w:t>
      </w:r>
      <w:r w:rsidRPr="00026A71">
        <w:t>.</w:t>
      </w:r>
    </w:p>
    <w:p w14:paraId="6A2A7983" w14:textId="77777777" w:rsidR="00026A71" w:rsidRPr="00026A71" w:rsidRDefault="00026A71" w:rsidP="00026A71">
      <w:pPr>
        <w:numPr>
          <w:ilvl w:val="0"/>
          <w:numId w:val="18"/>
        </w:numPr>
        <w:bidi/>
      </w:pPr>
      <w:r w:rsidRPr="00026A71">
        <w:rPr>
          <w:b/>
          <w:bCs/>
          <w:rtl/>
        </w:rPr>
        <w:t>ממשל משפחתי</w:t>
      </w:r>
      <w:r w:rsidRPr="00026A71">
        <w:rPr>
          <w:b/>
          <w:bCs/>
        </w:rPr>
        <w:t xml:space="preserve"> (Family Governance):</w:t>
      </w:r>
      <w:r w:rsidRPr="00026A71">
        <w:t xml:space="preserve"> </w:t>
      </w:r>
      <w:r w:rsidRPr="00026A71">
        <w:rPr>
          <w:rtl/>
        </w:rPr>
        <w:t>יצירת מסגרת לקבלת החלטות המונעת קונפליקטים ומכשירה את הדור הבא לאחריות ניהולית</w:t>
      </w:r>
      <w:r w:rsidRPr="00026A71">
        <w:t>.</w:t>
      </w:r>
    </w:p>
    <w:p w14:paraId="7A8476DF" w14:textId="446307FE" w:rsidR="00026A71" w:rsidRPr="00026A71" w:rsidRDefault="00026A71" w:rsidP="00026A71">
      <w:pPr>
        <w:bidi/>
        <w:rPr>
          <w:b/>
          <w:bCs/>
        </w:rPr>
      </w:pPr>
      <w:r w:rsidRPr="00026A71">
        <w:rPr>
          <w:b/>
          <w:bCs/>
        </w:rPr>
        <w:t xml:space="preserve"> </w:t>
      </w:r>
      <w:r w:rsidRPr="00026A71">
        <w:rPr>
          <w:b/>
          <w:bCs/>
          <w:rtl/>
        </w:rPr>
        <w:t>ניהול השקעות</w:t>
      </w:r>
    </w:p>
    <w:p w14:paraId="46D13283" w14:textId="77777777" w:rsidR="00026A71" w:rsidRPr="00026A71" w:rsidRDefault="00026A71" w:rsidP="00026A71">
      <w:pPr>
        <w:bidi/>
      </w:pPr>
      <w:r w:rsidRPr="00026A71">
        <w:rPr>
          <w:rtl/>
        </w:rPr>
        <w:t>השקעות מבוססות מחקר</w:t>
      </w:r>
      <w:r w:rsidRPr="00026A71">
        <w:t xml:space="preserve"> (Evidence-based) </w:t>
      </w:r>
      <w:r w:rsidRPr="00026A71">
        <w:rPr>
          <w:rtl/>
        </w:rPr>
        <w:t>שנועדו לשמר את ההון לאורך מחזורי שוק משתנים</w:t>
      </w:r>
      <w:r w:rsidRPr="00026A71">
        <w:t>.</w:t>
      </w:r>
    </w:p>
    <w:p w14:paraId="4DEAAFCF" w14:textId="2A2E1E03" w:rsidR="005B19A7" w:rsidRPr="005B19A7" w:rsidRDefault="005B19A7" w:rsidP="005B19A7">
      <w:pPr>
        <w:numPr>
          <w:ilvl w:val="0"/>
          <w:numId w:val="19"/>
        </w:numPr>
        <w:bidi/>
      </w:pPr>
      <w:r w:rsidRPr="005B19A7">
        <w:rPr>
          <w:b/>
          <w:bCs/>
          <w:rtl/>
        </w:rPr>
        <w:t>הקצאת נכסים אופטימלי</w:t>
      </w:r>
      <w:r>
        <w:rPr>
          <w:rFonts w:hint="cs"/>
          <w:b/>
          <w:bCs/>
          <w:rtl/>
        </w:rPr>
        <w:t xml:space="preserve">ת: </w:t>
      </w:r>
      <w:r w:rsidRPr="005B19A7">
        <w:t xml:space="preserve"> </w:t>
      </w:r>
      <w:r w:rsidRPr="005B19A7">
        <w:rPr>
          <w:rtl/>
        </w:rPr>
        <w:t>בניית תיקי השקעות המותאמים אישית לפרופיל הסיכון שלכם ולצרכי הנזילות המשפחתיים</w:t>
      </w:r>
      <w:r w:rsidRPr="005B19A7">
        <w:t>.</w:t>
      </w:r>
    </w:p>
    <w:p w14:paraId="78AC6D2D" w14:textId="2D24A0F7" w:rsidR="005B19A7" w:rsidRDefault="005B19A7" w:rsidP="005B19A7">
      <w:pPr>
        <w:numPr>
          <w:ilvl w:val="0"/>
          <w:numId w:val="19"/>
        </w:numPr>
        <w:bidi/>
      </w:pPr>
      <w:r w:rsidRPr="005B19A7">
        <w:rPr>
          <w:b/>
          <w:bCs/>
          <w:rtl/>
        </w:rPr>
        <w:t xml:space="preserve">חשיפה </w:t>
      </w:r>
      <w:r w:rsidRPr="005B19A7">
        <w:rPr>
          <w:rFonts w:hint="cs"/>
          <w:b/>
          <w:bCs/>
          <w:rtl/>
        </w:rPr>
        <w:t>להשקעות</w:t>
      </w:r>
      <w:r w:rsidRPr="005B19A7">
        <w:rPr>
          <w:b/>
          <w:bCs/>
          <w:rtl/>
        </w:rPr>
        <w:t xml:space="preserve"> אלטרנטיבי</w:t>
      </w:r>
      <w:r w:rsidRPr="005B19A7">
        <w:rPr>
          <w:rFonts w:hint="cs"/>
          <w:b/>
          <w:bCs/>
          <w:rtl/>
        </w:rPr>
        <w:t>ות</w:t>
      </w:r>
      <w:r w:rsidR="00026A71" w:rsidRPr="00026A71">
        <w:rPr>
          <w:b/>
          <w:bCs/>
        </w:rPr>
        <w:t>:</w:t>
      </w:r>
      <w:r w:rsidRPr="005B19A7">
        <w:rPr>
          <w:rFonts w:hint="cs"/>
          <w:b/>
          <w:bCs/>
          <w:rtl/>
        </w:rPr>
        <w:t xml:space="preserve"> </w:t>
      </w:r>
      <w:r w:rsidRPr="005B19A7">
        <w:rPr>
          <w:rtl/>
        </w:rPr>
        <w:t xml:space="preserve">מתן גישה לאפיקי השקעה ייחודיים </w:t>
      </w:r>
      <w:r>
        <w:rPr>
          <w:rFonts w:hint="cs"/>
          <w:rtl/>
        </w:rPr>
        <w:t>השמורים לרוב לגופים מוסדיים,</w:t>
      </w:r>
      <w:r w:rsidRPr="005B19A7">
        <w:rPr>
          <w:rtl/>
        </w:rPr>
        <w:t xml:space="preserve"> בתחומי ה</w:t>
      </w:r>
      <w:r w:rsidRPr="005B19A7">
        <w:t xml:space="preserve">Private Equity </w:t>
      </w:r>
      <w:r>
        <w:rPr>
          <w:rFonts w:hint="cs"/>
          <w:rtl/>
        </w:rPr>
        <w:t xml:space="preserve">, </w:t>
      </w:r>
      <w:r w:rsidRPr="005B19A7">
        <w:rPr>
          <w:rtl/>
        </w:rPr>
        <w:t>נדל"ן</w:t>
      </w:r>
      <w:r>
        <w:rPr>
          <w:rFonts w:hint="cs"/>
          <w:rtl/>
        </w:rPr>
        <w:t>, קרנות גידור</w:t>
      </w:r>
      <w:r w:rsidRPr="005B19A7">
        <w:rPr>
          <w:rtl/>
        </w:rPr>
        <w:t xml:space="preserve"> ואשראי הפרטי, המאפשרים פיזור תיק מעבר לשוקי ההון המסורתיים</w:t>
      </w:r>
      <w:r w:rsidRPr="005B19A7">
        <w:t>.</w:t>
      </w:r>
    </w:p>
    <w:p w14:paraId="3E78B43D" w14:textId="7E18A97A" w:rsidR="00026A71" w:rsidRPr="00026A71" w:rsidRDefault="005B19A7" w:rsidP="005B19A7">
      <w:pPr>
        <w:numPr>
          <w:ilvl w:val="0"/>
          <w:numId w:val="19"/>
        </w:numPr>
        <w:bidi/>
      </w:pPr>
      <w:r>
        <w:rPr>
          <w:rFonts w:hint="cs"/>
          <w:b/>
          <w:bCs/>
          <w:rtl/>
        </w:rPr>
        <w:t>ארכיטקטורה פתוחה</w:t>
      </w:r>
      <w:r w:rsidR="00026A71" w:rsidRPr="00026A71">
        <w:rPr>
          <w:b/>
          <w:bCs/>
        </w:rPr>
        <w:t>:</w:t>
      </w:r>
      <w:r w:rsidR="00026A71" w:rsidRPr="00026A71">
        <w:t xml:space="preserve"> </w:t>
      </w:r>
      <w:r w:rsidR="00026A71" w:rsidRPr="00026A71">
        <w:rPr>
          <w:rtl/>
        </w:rPr>
        <w:t xml:space="preserve">איננו "נשואים" לאף בנק או קרן. אנו בוחרים עבורכם את </w:t>
      </w:r>
      <w:r>
        <w:rPr>
          <w:rFonts w:hint="cs"/>
          <w:rtl/>
        </w:rPr>
        <w:t xml:space="preserve">גופי השקעות ומנהלים </w:t>
      </w:r>
      <w:r w:rsidR="00026A71" w:rsidRPr="00026A71">
        <w:rPr>
          <w:rtl/>
        </w:rPr>
        <w:t>בעלי הביצועים הטובים ביותר</w:t>
      </w:r>
      <w:r w:rsidR="00026A71" w:rsidRPr="00026A71">
        <w:t>.</w:t>
      </w:r>
    </w:p>
    <w:p w14:paraId="37A74CCC" w14:textId="07607EAB" w:rsidR="00026A71" w:rsidRPr="00026A71" w:rsidRDefault="00026A71" w:rsidP="00026A71">
      <w:pPr>
        <w:bidi/>
        <w:rPr>
          <w:b/>
          <w:bCs/>
        </w:rPr>
      </w:pPr>
      <w:r w:rsidRPr="00026A71">
        <w:rPr>
          <w:b/>
          <w:bCs/>
        </w:rPr>
        <w:t xml:space="preserve"> </w:t>
      </w:r>
      <w:r w:rsidRPr="00026A71">
        <w:rPr>
          <w:b/>
          <w:bCs/>
          <w:rtl/>
        </w:rPr>
        <w:t>יישום ופיקוח</w:t>
      </w:r>
      <w:r>
        <w:rPr>
          <w:rFonts w:hint="cs"/>
          <w:b/>
          <w:bCs/>
          <w:rtl/>
        </w:rPr>
        <w:t xml:space="preserve"> </w:t>
      </w:r>
      <w:r w:rsidRPr="00026A71">
        <w:rPr>
          <w:b/>
          <w:bCs/>
        </w:rPr>
        <w:t xml:space="preserve"> (Oversight)</w:t>
      </w:r>
    </w:p>
    <w:p w14:paraId="5459E48B" w14:textId="77777777" w:rsidR="005B19A7" w:rsidRDefault="005B19A7" w:rsidP="005B19A7">
      <w:pPr>
        <w:numPr>
          <w:ilvl w:val="0"/>
          <w:numId w:val="20"/>
        </w:numPr>
        <w:bidi/>
      </w:pPr>
      <w:r w:rsidRPr="005B19A7">
        <w:rPr>
          <w:rtl/>
        </w:rPr>
        <w:t>אנחנו מנהלים את המורכבות, כדי להעניק לכם שקט נפשי וביטחון מלא</w:t>
      </w:r>
      <w:r w:rsidRPr="005B19A7">
        <w:t>.</w:t>
      </w:r>
    </w:p>
    <w:p w14:paraId="5A460CBC" w14:textId="77777777" w:rsidR="00604F6C" w:rsidRPr="00604F6C" w:rsidRDefault="00604F6C" w:rsidP="00604F6C">
      <w:pPr>
        <w:numPr>
          <w:ilvl w:val="0"/>
          <w:numId w:val="20"/>
        </w:numPr>
        <w:bidi/>
      </w:pPr>
      <w:r w:rsidRPr="00604F6C">
        <w:rPr>
          <w:b/>
          <w:bCs/>
          <w:rtl/>
        </w:rPr>
        <w:t>דיווח הוליסטי ומאוחד</w:t>
      </w:r>
      <w:r w:rsidRPr="00604F6C">
        <w:rPr>
          <w:b/>
          <w:bCs/>
        </w:rPr>
        <w:t xml:space="preserve">: </w:t>
      </w:r>
      <w:r w:rsidRPr="00604F6C">
        <w:rPr>
          <w:rtl/>
        </w:rPr>
        <w:t>ריכוז נתונים מכלל המוסדות הבנקאיים והפיננסיים לכדי תמונת מצב אחת, ברורה ומדויקת. אנו מספקים לכם את ה'שורה התחתונה' הנדרשת לקבלת החלטות מושכלות, ללא מורכבות אדמיניסטרטיבית</w:t>
      </w:r>
    </w:p>
    <w:p w14:paraId="5210E552" w14:textId="34F34F30" w:rsidR="005B19A7" w:rsidRPr="00604F6C" w:rsidRDefault="005B19A7" w:rsidP="00026A71">
      <w:pPr>
        <w:numPr>
          <w:ilvl w:val="0"/>
          <w:numId w:val="20"/>
        </w:numPr>
        <w:bidi/>
      </w:pPr>
      <w:r w:rsidRPr="005B19A7">
        <w:rPr>
          <w:rFonts w:cs="Arial" w:hint="cs"/>
          <w:b/>
          <w:bCs/>
          <w:rtl/>
        </w:rPr>
        <w:t>סנכרון</w:t>
      </w:r>
      <w:r w:rsidRPr="005B19A7">
        <w:rPr>
          <w:rFonts w:cs="Arial"/>
          <w:b/>
          <w:bCs/>
          <w:rtl/>
        </w:rPr>
        <w:t xml:space="preserve"> </w:t>
      </w:r>
      <w:r w:rsidRPr="005B19A7">
        <w:rPr>
          <w:rFonts w:cs="Arial" w:hint="cs"/>
          <w:b/>
          <w:bCs/>
          <w:rtl/>
        </w:rPr>
        <w:t>וניהול</w:t>
      </w:r>
      <w:r w:rsidRPr="005B19A7">
        <w:rPr>
          <w:rFonts w:cs="Arial"/>
          <w:b/>
          <w:bCs/>
          <w:rtl/>
        </w:rPr>
        <w:t xml:space="preserve"> </w:t>
      </w:r>
      <w:r w:rsidRPr="005B19A7">
        <w:rPr>
          <w:rFonts w:cs="Arial" w:hint="cs"/>
          <w:b/>
          <w:bCs/>
          <w:rtl/>
        </w:rPr>
        <w:t>ממשקים</w:t>
      </w:r>
      <w:r w:rsidRPr="005B19A7">
        <w:rPr>
          <w:rFonts w:cs="Arial"/>
          <w:b/>
          <w:bCs/>
          <w:rtl/>
        </w:rPr>
        <w:t>:</w:t>
      </w:r>
      <w:r w:rsidRPr="005B19A7">
        <w:rPr>
          <w:rFonts w:cs="Arial"/>
          <w:rtl/>
        </w:rPr>
        <w:t xml:space="preserve"> </w:t>
      </w:r>
      <w:r w:rsidRPr="005B19A7">
        <w:rPr>
          <w:rFonts w:cs="Arial" w:hint="cs"/>
          <w:rtl/>
        </w:rPr>
        <w:t>אנו</w:t>
      </w:r>
      <w:r w:rsidRPr="005B19A7">
        <w:rPr>
          <w:rFonts w:cs="Arial"/>
          <w:rtl/>
        </w:rPr>
        <w:t xml:space="preserve"> </w:t>
      </w:r>
      <w:r w:rsidRPr="005B19A7">
        <w:rPr>
          <w:rFonts w:cs="Arial" w:hint="cs"/>
          <w:rtl/>
        </w:rPr>
        <w:t>מרכזים</w:t>
      </w:r>
      <w:r w:rsidRPr="005B19A7">
        <w:rPr>
          <w:rFonts w:cs="Arial"/>
          <w:rtl/>
        </w:rPr>
        <w:t xml:space="preserve"> </w:t>
      </w:r>
      <w:r w:rsidRPr="005B19A7">
        <w:rPr>
          <w:rFonts w:cs="Arial" w:hint="cs"/>
          <w:rtl/>
        </w:rPr>
        <w:t>את</w:t>
      </w:r>
      <w:r w:rsidRPr="005B19A7">
        <w:rPr>
          <w:rFonts w:cs="Arial"/>
          <w:rtl/>
        </w:rPr>
        <w:t xml:space="preserve"> </w:t>
      </w:r>
      <w:r w:rsidRPr="005B19A7">
        <w:rPr>
          <w:rFonts w:cs="Arial" w:hint="cs"/>
          <w:rtl/>
        </w:rPr>
        <w:t>העבודה</w:t>
      </w:r>
      <w:r w:rsidRPr="005B19A7">
        <w:rPr>
          <w:rFonts w:cs="Arial"/>
          <w:rtl/>
        </w:rPr>
        <w:t xml:space="preserve"> </w:t>
      </w:r>
      <w:r w:rsidRPr="005B19A7">
        <w:rPr>
          <w:rFonts w:cs="Arial" w:hint="cs"/>
          <w:rtl/>
        </w:rPr>
        <w:t>מול</w:t>
      </w:r>
      <w:r w:rsidRPr="005B19A7">
        <w:rPr>
          <w:rFonts w:cs="Arial"/>
          <w:rtl/>
        </w:rPr>
        <w:t xml:space="preserve"> </w:t>
      </w:r>
      <w:r>
        <w:rPr>
          <w:rFonts w:cs="Arial" w:hint="cs"/>
          <w:rtl/>
        </w:rPr>
        <w:t xml:space="preserve">רואי החשבון, עורכי </w:t>
      </w:r>
      <w:r w:rsidRPr="005B19A7">
        <w:rPr>
          <w:rFonts w:cs="Arial" w:hint="cs"/>
          <w:rtl/>
        </w:rPr>
        <w:t>הדין</w:t>
      </w:r>
      <w:r>
        <w:rPr>
          <w:rFonts w:cs="Arial" w:hint="cs"/>
          <w:rtl/>
        </w:rPr>
        <w:t xml:space="preserve"> </w:t>
      </w:r>
      <w:r w:rsidRPr="005B19A7">
        <w:rPr>
          <w:rFonts w:cs="Arial" w:hint="cs"/>
          <w:rtl/>
        </w:rPr>
        <w:t>והבנקאים</w:t>
      </w:r>
      <w:r w:rsidRPr="005B19A7">
        <w:rPr>
          <w:rFonts w:cs="Arial"/>
          <w:rtl/>
        </w:rPr>
        <w:t xml:space="preserve"> </w:t>
      </w:r>
      <w:r w:rsidRPr="005B19A7">
        <w:rPr>
          <w:rFonts w:cs="Arial" w:hint="cs"/>
          <w:rtl/>
        </w:rPr>
        <w:t>שלכם</w:t>
      </w:r>
      <w:r w:rsidRPr="005B19A7">
        <w:rPr>
          <w:rFonts w:cs="Arial"/>
          <w:rtl/>
        </w:rPr>
        <w:t xml:space="preserve">, </w:t>
      </w:r>
      <w:r w:rsidRPr="005B19A7">
        <w:rPr>
          <w:rFonts w:cs="Arial" w:hint="cs"/>
          <w:rtl/>
        </w:rPr>
        <w:t>ומוודאים</w:t>
      </w:r>
      <w:r w:rsidRPr="005B19A7">
        <w:rPr>
          <w:rFonts w:cs="Arial"/>
          <w:rtl/>
        </w:rPr>
        <w:t xml:space="preserve"> </w:t>
      </w:r>
      <w:r w:rsidRPr="005B19A7">
        <w:rPr>
          <w:rFonts w:cs="Arial" w:hint="cs"/>
          <w:rtl/>
        </w:rPr>
        <w:t>שכלל</w:t>
      </w:r>
      <w:r w:rsidRPr="005B19A7">
        <w:rPr>
          <w:rFonts w:cs="Arial"/>
          <w:rtl/>
        </w:rPr>
        <w:t xml:space="preserve"> </w:t>
      </w:r>
      <w:r w:rsidRPr="005B19A7">
        <w:rPr>
          <w:rFonts w:cs="Arial" w:hint="cs"/>
          <w:rtl/>
        </w:rPr>
        <w:t>אנשי</w:t>
      </w:r>
      <w:r w:rsidRPr="005B19A7">
        <w:rPr>
          <w:rFonts w:cs="Arial"/>
          <w:rtl/>
        </w:rPr>
        <w:t xml:space="preserve"> </w:t>
      </w:r>
      <w:r w:rsidRPr="005B19A7">
        <w:rPr>
          <w:rFonts w:cs="Arial" w:hint="cs"/>
          <w:rtl/>
        </w:rPr>
        <w:t>המקצוע</w:t>
      </w:r>
      <w:r w:rsidRPr="005B19A7">
        <w:rPr>
          <w:rFonts w:cs="Arial"/>
          <w:rtl/>
        </w:rPr>
        <w:t xml:space="preserve"> </w:t>
      </w:r>
      <w:r w:rsidRPr="005B19A7">
        <w:rPr>
          <w:rFonts w:cs="Arial" w:hint="cs"/>
          <w:rtl/>
        </w:rPr>
        <w:t>פועלים</w:t>
      </w:r>
      <w:r w:rsidRPr="005B19A7">
        <w:rPr>
          <w:rFonts w:cs="Arial"/>
          <w:rtl/>
        </w:rPr>
        <w:t xml:space="preserve"> </w:t>
      </w:r>
      <w:r w:rsidRPr="005B19A7">
        <w:rPr>
          <w:rFonts w:cs="Arial" w:hint="cs"/>
          <w:rtl/>
        </w:rPr>
        <w:t>בסנכרון</w:t>
      </w:r>
      <w:r w:rsidRPr="005B19A7">
        <w:rPr>
          <w:rFonts w:cs="Arial"/>
          <w:rtl/>
        </w:rPr>
        <w:t xml:space="preserve"> </w:t>
      </w:r>
      <w:r w:rsidRPr="005B19A7">
        <w:rPr>
          <w:rFonts w:cs="Arial" w:hint="cs"/>
          <w:rtl/>
        </w:rPr>
        <w:t>מלא</w:t>
      </w:r>
      <w:r w:rsidRPr="005B19A7">
        <w:rPr>
          <w:rFonts w:cs="Arial"/>
          <w:rtl/>
        </w:rPr>
        <w:t xml:space="preserve"> </w:t>
      </w:r>
      <w:r w:rsidRPr="005B19A7">
        <w:rPr>
          <w:rFonts w:cs="Arial" w:hint="cs"/>
          <w:rtl/>
        </w:rPr>
        <w:t>לקידום</w:t>
      </w:r>
      <w:r w:rsidRPr="005B19A7">
        <w:rPr>
          <w:rFonts w:cs="Arial"/>
          <w:rtl/>
        </w:rPr>
        <w:t xml:space="preserve"> </w:t>
      </w:r>
      <w:r w:rsidRPr="005B19A7">
        <w:rPr>
          <w:rFonts w:cs="Arial" w:hint="cs"/>
          <w:rtl/>
        </w:rPr>
        <w:t>האינטרסים</w:t>
      </w:r>
      <w:r w:rsidRPr="005B19A7">
        <w:rPr>
          <w:rFonts w:cs="Arial"/>
          <w:rtl/>
        </w:rPr>
        <w:t xml:space="preserve"> </w:t>
      </w:r>
      <w:r w:rsidRPr="005B19A7">
        <w:rPr>
          <w:rFonts w:cs="Arial" w:hint="cs"/>
          <w:rtl/>
        </w:rPr>
        <w:t>שלכם</w:t>
      </w:r>
      <w:r w:rsidRPr="005B19A7">
        <w:rPr>
          <w:rFonts w:cs="Arial"/>
          <w:rtl/>
        </w:rPr>
        <w:t>.</w:t>
      </w:r>
    </w:p>
    <w:p w14:paraId="1FA0FD62" w14:textId="15BC9330" w:rsidR="00604F6C" w:rsidRPr="005B19A7" w:rsidRDefault="00604F6C" w:rsidP="00604F6C">
      <w:pPr>
        <w:numPr>
          <w:ilvl w:val="0"/>
          <w:numId w:val="20"/>
        </w:numPr>
        <w:bidi/>
      </w:pPr>
      <w:r w:rsidRPr="00604F6C">
        <w:rPr>
          <w:b/>
          <w:bCs/>
          <w:rtl/>
        </w:rPr>
        <w:t>תפעול ובקרה אדמיניסטרטיבית</w:t>
      </w:r>
      <w:r w:rsidRPr="00604F6C">
        <w:rPr>
          <w:b/>
          <w:bCs/>
        </w:rPr>
        <w:t>:</w:t>
      </w:r>
      <w:r w:rsidRPr="00604F6C">
        <w:t xml:space="preserve"> </w:t>
      </w:r>
      <w:r w:rsidRPr="00604F6C">
        <w:rPr>
          <w:rtl/>
        </w:rPr>
        <w:t>אנו מרכזים את הניהול השוטף של הנכסים – החל מתיאום מול רואי החשבון לטובת דיווחי המס, דרך ריכוז ותיוק כלל המסמכים הפיננסיים, ועד וידוא עמידה מלאה בדרישות הרגולציה של כלל החברות והישויות המשפטיות שלכם</w:t>
      </w:r>
      <w:r w:rsidRPr="00604F6C">
        <w:t>.</w:t>
      </w:r>
    </w:p>
    <w:p w14:paraId="74DB2E88" w14:textId="77777777" w:rsidR="00026A71" w:rsidRPr="00026A71" w:rsidRDefault="00000000" w:rsidP="00026A71">
      <w:pPr>
        <w:bidi/>
      </w:pPr>
      <w:r>
        <w:pict w14:anchorId="2C93E53C">
          <v:rect id="_x0000_i1054" style="width:0;height:1.5pt" o:hralign="right" o:hrstd="t" o:hr="t" fillcolor="#a0a0a0" stroked="f"/>
        </w:pict>
      </w:r>
    </w:p>
    <w:p w14:paraId="17950E2C" w14:textId="77777777" w:rsidR="00026A71" w:rsidRPr="00026A71" w:rsidRDefault="00026A71" w:rsidP="00026A71">
      <w:pPr>
        <w:bidi/>
        <w:rPr>
          <w:b/>
          <w:bCs/>
        </w:rPr>
      </w:pPr>
      <w:r w:rsidRPr="00026A71">
        <w:rPr>
          <w:b/>
          <w:bCs/>
          <w:rtl/>
        </w:rPr>
        <w:t>איך אנחנו עובדים</w:t>
      </w:r>
    </w:p>
    <w:p w14:paraId="4C4D5DB7" w14:textId="77777777" w:rsidR="00026A71" w:rsidRPr="00026A71" w:rsidRDefault="00026A71" w:rsidP="00026A71">
      <w:pPr>
        <w:bidi/>
        <w:rPr>
          <w:b/>
          <w:bCs/>
        </w:rPr>
      </w:pPr>
      <w:r w:rsidRPr="00026A71">
        <w:rPr>
          <w:b/>
          <w:bCs/>
          <w:rtl/>
        </w:rPr>
        <w:t>תהליך ברור בשלושה שלבים</w:t>
      </w:r>
    </w:p>
    <w:p w14:paraId="111FF082" w14:textId="77777777" w:rsidR="00604F6C" w:rsidRPr="00604F6C" w:rsidRDefault="00026A71" w:rsidP="00604F6C">
      <w:pPr>
        <w:bidi/>
        <w:rPr>
          <w:rtl/>
        </w:rPr>
      </w:pPr>
      <w:r w:rsidRPr="00026A71">
        <w:rPr>
          <w:b/>
          <w:bCs/>
        </w:rPr>
        <w:t xml:space="preserve"> </w:t>
      </w:r>
      <w:r w:rsidR="00604F6C" w:rsidRPr="00604F6C">
        <w:rPr>
          <w:b/>
          <w:bCs/>
          <w:rtl/>
        </w:rPr>
        <w:t xml:space="preserve">אבחון: </w:t>
      </w:r>
      <w:r w:rsidR="00604F6C" w:rsidRPr="00604F6C">
        <w:rPr>
          <w:rtl/>
        </w:rPr>
        <w:t>אנחנו מקשיבים</w:t>
      </w:r>
      <w:r w:rsidR="00604F6C" w:rsidRPr="00604F6C">
        <w:t xml:space="preserve">. </w:t>
      </w:r>
      <w:r w:rsidR="00604F6C" w:rsidRPr="00604F6C">
        <w:rPr>
          <w:rtl/>
        </w:rPr>
        <w:t>אנו מעמיקים בצרכים המשפחתיים, בהעדפות ההשקעה, בפרופיל הסיכון ובערכים שלכם, כדי לגבש תמונה פיננסית מלאה, ברורה ומדויקת</w:t>
      </w:r>
      <w:r w:rsidR="00604F6C" w:rsidRPr="00604F6C">
        <w:t>.</w:t>
      </w:r>
    </w:p>
    <w:p w14:paraId="5AD381FD" w14:textId="55E018B0" w:rsidR="00026A71" w:rsidRPr="00026A71" w:rsidRDefault="00026A71" w:rsidP="00604F6C">
      <w:pPr>
        <w:bidi/>
      </w:pPr>
      <w:r w:rsidRPr="00026A71">
        <w:rPr>
          <w:b/>
          <w:bCs/>
        </w:rPr>
        <w:t xml:space="preserve"> </w:t>
      </w:r>
      <w:r w:rsidRPr="00026A71">
        <w:rPr>
          <w:b/>
          <w:bCs/>
          <w:rtl/>
        </w:rPr>
        <w:t>אסטרטגיה</w:t>
      </w:r>
      <w:r w:rsidRPr="00026A71">
        <w:rPr>
          <w:rtl/>
        </w:rPr>
        <w:t xml:space="preserve"> אנחנו בונים. אתם מקבלים "תכנית עבודה פיננסית</w:t>
      </w:r>
      <w:r w:rsidRPr="00026A71">
        <w:t>"</w:t>
      </w:r>
      <w:r w:rsidR="00604F6C">
        <w:rPr>
          <w:rFonts w:hint="cs"/>
          <w:rtl/>
        </w:rPr>
        <w:t xml:space="preserve"> </w:t>
      </w:r>
      <w:r w:rsidRPr="00026A71">
        <w:rPr>
          <w:rtl/>
        </w:rPr>
        <w:t>מקיפה המכסה את כל הנכסים וההתחייבויות</w:t>
      </w:r>
      <w:r w:rsidRPr="00026A71">
        <w:t>.</w:t>
      </w:r>
    </w:p>
    <w:p w14:paraId="7F2EA8C3" w14:textId="6CBE659D" w:rsidR="00026A71" w:rsidRPr="00026A71" w:rsidRDefault="00026A71" w:rsidP="00604F6C">
      <w:pPr>
        <w:bidi/>
      </w:pPr>
      <w:r w:rsidRPr="00026A71">
        <w:rPr>
          <w:b/>
          <w:bCs/>
        </w:rPr>
        <w:t xml:space="preserve"> </w:t>
      </w:r>
      <w:r w:rsidR="00604F6C" w:rsidRPr="00604F6C">
        <w:rPr>
          <w:b/>
          <w:bCs/>
          <w:rtl/>
        </w:rPr>
        <w:t xml:space="preserve">שלב הביצוע: </w:t>
      </w:r>
      <w:r w:rsidR="00604F6C" w:rsidRPr="00604F6C">
        <w:rPr>
          <w:rtl/>
        </w:rPr>
        <w:t>הובלה ובקרה</w:t>
      </w:r>
      <w:r w:rsidR="00604F6C" w:rsidRPr="00604F6C">
        <w:t xml:space="preserve">. </w:t>
      </w:r>
      <w:r w:rsidR="00604F6C" w:rsidRPr="00604F6C">
        <w:rPr>
          <w:rtl/>
        </w:rPr>
        <w:t xml:space="preserve">אנו מוציאים את התוכנית האסטרטגית אל הפועל, </w:t>
      </w:r>
      <w:proofErr w:type="spellStart"/>
      <w:r w:rsidR="00604F6C" w:rsidRPr="00604F6C">
        <w:rPr>
          <w:rtl/>
        </w:rPr>
        <w:t>מתכללים</w:t>
      </w:r>
      <w:proofErr w:type="spellEnd"/>
      <w:r w:rsidR="00604F6C" w:rsidRPr="00604F6C">
        <w:rPr>
          <w:rtl/>
        </w:rPr>
        <w:t xml:space="preserve"> את פעילותם של כלל המומחים ומנהלים בקרה שוטפת וקפדנית על כל היבט במערך הפיננסי שלכם</w:t>
      </w:r>
      <w:r w:rsidR="00604F6C" w:rsidRPr="00604F6C">
        <w:t>.</w:t>
      </w:r>
    </w:p>
    <w:p w14:paraId="3C0D4996" w14:textId="77777777" w:rsidR="00026A71" w:rsidRPr="00026A71" w:rsidRDefault="00000000" w:rsidP="00026A71">
      <w:pPr>
        <w:bidi/>
      </w:pPr>
      <w:r>
        <w:lastRenderedPageBreak/>
        <w:pict w14:anchorId="40CDE831">
          <v:rect id="_x0000_i1055" style="width:0;height:1.5pt" o:hralign="right" o:hrstd="t" o:hr="t" fillcolor="#a0a0a0" stroked="f"/>
        </w:pict>
      </w:r>
    </w:p>
    <w:p w14:paraId="64CCC5FF" w14:textId="77777777" w:rsidR="00026A71" w:rsidRPr="003E5A33" w:rsidRDefault="00026A71" w:rsidP="00026A71">
      <w:pPr>
        <w:bidi/>
        <w:jc w:val="center"/>
        <w:rPr>
          <w:b/>
          <w:bCs/>
          <w:highlight w:val="yellow"/>
          <w:rPrChange w:id="108" w:author="Daniel Peretz" w:date="2026-02-19T19:11:00Z" w16du:dateUtc="2026-02-19T17:11:00Z">
            <w:rPr>
              <w:b/>
              <w:bCs/>
            </w:rPr>
          </w:rPrChange>
        </w:rPr>
      </w:pPr>
      <w:r w:rsidRPr="003E5A33">
        <w:rPr>
          <w:b/>
          <w:bCs/>
          <w:highlight w:val="yellow"/>
          <w:rtl/>
          <w:rPrChange w:id="109" w:author="Daniel Peretz" w:date="2026-02-19T19:11:00Z" w16du:dateUtc="2026-02-19T17:11:00Z">
            <w:rPr>
              <w:b/>
              <w:bCs/>
              <w:rtl/>
            </w:rPr>
          </w:rPrChange>
        </w:rPr>
        <w:t>בואו נתחיל בשיחה</w:t>
      </w:r>
    </w:p>
    <w:p w14:paraId="1ED4C4EB" w14:textId="56C8571A" w:rsidR="00026A71" w:rsidRPr="00026A71" w:rsidRDefault="00026A71" w:rsidP="00026A71">
      <w:pPr>
        <w:bidi/>
        <w:jc w:val="center"/>
      </w:pPr>
      <w:r w:rsidRPr="003E5A33">
        <w:rPr>
          <w:highlight w:val="yellow"/>
          <w:rtl/>
          <w:rPrChange w:id="110" w:author="Daniel Peretz" w:date="2026-02-19T19:11:00Z" w16du:dateUtc="2026-02-19T17:11:00Z">
            <w:rPr>
              <w:rtl/>
            </w:rPr>
          </w:rPrChange>
        </w:rPr>
        <w:t>אנו מזמינים אתכם לפגישת היכרות פרטית</w:t>
      </w:r>
      <w:r w:rsidRPr="003E5A33">
        <w:rPr>
          <w:rFonts w:hint="cs"/>
          <w:highlight w:val="yellow"/>
          <w:rtl/>
          <w:rPrChange w:id="111" w:author="Daniel Peretz" w:date="2026-02-19T19:11:00Z" w16du:dateUtc="2026-02-19T17:11:00Z">
            <w:rPr>
              <w:rFonts w:hint="cs"/>
              <w:rtl/>
            </w:rPr>
          </w:rPrChange>
        </w:rPr>
        <w:t>.</w:t>
      </w:r>
      <w:r w:rsidRPr="003E5A33">
        <w:rPr>
          <w:highlight w:val="yellow"/>
          <w:rtl/>
          <w:rPrChange w:id="112" w:author="Daniel Peretz" w:date="2026-02-19T19:11:00Z" w16du:dateUtc="2026-02-19T17:11:00Z">
            <w:rPr>
              <w:rtl/>
            </w:rPr>
          </w:rPrChange>
        </w:rPr>
        <w:br/>
        <w:t>השאירו פרטים, ונחזור אליכם אישית לתיאום פגישה</w:t>
      </w:r>
      <w:r w:rsidRPr="003E5A33">
        <w:rPr>
          <w:highlight w:val="yellow"/>
          <w:rPrChange w:id="113" w:author="Daniel Peretz" w:date="2026-02-19T19:11:00Z" w16du:dateUtc="2026-02-19T17:11:00Z">
            <w:rPr/>
          </w:rPrChange>
        </w:rPr>
        <w:t>.</w:t>
      </w:r>
    </w:p>
    <w:p w14:paraId="55718811" w14:textId="77777777" w:rsidR="00017F64" w:rsidRDefault="00017F64" w:rsidP="00017F64">
      <w:pPr>
        <w:bidi/>
        <w:rPr>
          <w:rtl/>
        </w:rPr>
      </w:pPr>
    </w:p>
    <w:p w14:paraId="1ACDA4AD" w14:textId="77777777" w:rsidR="00017F64" w:rsidRDefault="00017F64" w:rsidP="00017F64">
      <w:pPr>
        <w:bidi/>
        <w:rPr>
          <w:rtl/>
        </w:rPr>
      </w:pPr>
    </w:p>
    <w:p w14:paraId="6F7C0E07" w14:textId="77777777" w:rsidR="00017F64" w:rsidRDefault="00017F64" w:rsidP="00017F64">
      <w:pPr>
        <w:bidi/>
        <w:rPr>
          <w:rtl/>
        </w:rPr>
      </w:pPr>
    </w:p>
    <w:p w14:paraId="42DFAE45" w14:textId="77777777" w:rsidR="007C7336" w:rsidRPr="007C7336" w:rsidRDefault="007C7336" w:rsidP="007C7336">
      <w:pPr>
        <w:bidi/>
        <w:rPr>
          <w:b/>
          <w:bCs/>
        </w:rPr>
      </w:pPr>
      <w:r w:rsidRPr="007C7336">
        <w:rPr>
          <w:b/>
          <w:bCs/>
          <w:rtl/>
        </w:rPr>
        <w:t>פילוסופיית ההשקעות שלנו</w:t>
      </w:r>
    </w:p>
    <w:p w14:paraId="40AD14F0" w14:textId="77777777" w:rsidR="007C7336" w:rsidRDefault="007C7336" w:rsidP="007C7336">
      <w:pPr>
        <w:bidi/>
        <w:rPr>
          <w:b/>
          <w:bCs/>
          <w:rtl/>
        </w:rPr>
      </w:pPr>
      <w:r w:rsidRPr="007C7336">
        <w:rPr>
          <w:b/>
          <w:bCs/>
          <w:rtl/>
        </w:rPr>
        <w:t>תשתית המבוססת על מקצוענות ללא פשרות, שקיפות וסטנדרט מוסדי</w:t>
      </w:r>
      <w:r w:rsidRPr="007C7336">
        <w:rPr>
          <w:b/>
          <w:bCs/>
        </w:rPr>
        <w:t>.</w:t>
      </w:r>
    </w:p>
    <w:p w14:paraId="06C8385E" w14:textId="3BC945B6" w:rsidR="007C7336" w:rsidRPr="007C7336" w:rsidRDefault="007C7336" w:rsidP="007C7336">
      <w:pPr>
        <w:bidi/>
      </w:pPr>
      <w:r w:rsidRPr="007C7336">
        <w:rPr>
          <w:rtl/>
        </w:rPr>
        <w:t>ב</w:t>
      </w:r>
      <w:r>
        <w:rPr>
          <w:rFonts w:hint="cs"/>
          <w:rtl/>
        </w:rPr>
        <w:t xml:space="preserve"> </w:t>
      </w:r>
      <w:r w:rsidRPr="007C7336">
        <w:t xml:space="preserve">-FWA </w:t>
      </w:r>
      <w:r w:rsidRPr="007C7336">
        <w:rPr>
          <w:rtl/>
        </w:rPr>
        <w:t>אנחנו רואים בניהול ההון שלכם מערכת אינטגרטיבית אחת, ולא אוסף של השקעות מנותקות. הגישה שלנו מבוססת על תהליך עבודה מובנה ומונחה נתונים, המנטרל את רעשי הרקע של השוק ומתמקד ביצירת ערך יציב ומתמשך בהתאם למפת הדרכים הפיננסית שלכם</w:t>
      </w:r>
      <w:r>
        <w:rPr>
          <w:rFonts w:hint="cs"/>
          <w:rtl/>
        </w:rPr>
        <w:t>.</w:t>
      </w:r>
      <w:r w:rsidR="00000000">
        <w:pict w14:anchorId="275C65DD">
          <v:rect id="_x0000_i1056" style="width:0;height:1.5pt" o:hralign="center" o:hrstd="t" o:hr="t" fillcolor="#a0a0a0" stroked="f"/>
        </w:pict>
      </w:r>
    </w:p>
    <w:p w14:paraId="4A272B71" w14:textId="77777777" w:rsidR="007C7336" w:rsidRPr="007C7336" w:rsidRDefault="007C7336" w:rsidP="007C7336">
      <w:pPr>
        <w:bidi/>
        <w:rPr>
          <w:b/>
          <w:bCs/>
        </w:rPr>
      </w:pPr>
      <w:r w:rsidRPr="007C7336">
        <w:rPr>
          <w:b/>
          <w:bCs/>
          <w:rtl/>
        </w:rPr>
        <w:t>המודל האסטרטגי של</w:t>
      </w:r>
      <w:r w:rsidRPr="007C7336">
        <w:rPr>
          <w:b/>
          <w:bCs/>
        </w:rPr>
        <w:t xml:space="preserve"> FWA</w:t>
      </w:r>
    </w:p>
    <w:p w14:paraId="5BBA57DB" w14:textId="01E83BB6" w:rsidR="007C7336" w:rsidRPr="007C7336" w:rsidRDefault="007C7336" w:rsidP="007C7336">
      <w:pPr>
        <w:bidi/>
        <w:rPr>
          <w:b/>
          <w:bCs/>
        </w:rPr>
      </w:pPr>
      <w:r w:rsidRPr="007C7336">
        <w:rPr>
          <w:b/>
          <w:bCs/>
          <w:rtl/>
        </w:rPr>
        <w:t>מתודולוגיה מבוססת מחקר</w:t>
      </w:r>
      <w:r>
        <w:rPr>
          <w:rFonts w:hint="cs"/>
          <w:b/>
          <w:bCs/>
          <w:rtl/>
        </w:rPr>
        <w:t xml:space="preserve"> </w:t>
      </w:r>
      <w:r w:rsidRPr="007C7336">
        <w:rPr>
          <w:b/>
          <w:bCs/>
        </w:rPr>
        <w:t xml:space="preserve"> (Evidence-Led)</w:t>
      </w:r>
    </w:p>
    <w:p w14:paraId="16C9432E" w14:textId="77777777" w:rsidR="007C7336" w:rsidRPr="007C7336" w:rsidRDefault="007C7336" w:rsidP="007C7336">
      <w:pPr>
        <w:bidi/>
      </w:pPr>
      <w:r w:rsidRPr="007C7336">
        <w:rPr>
          <w:rtl/>
        </w:rPr>
        <w:t>אנו מאמינים כי השווקים הם המעבדים היעילים ביותר של מידע. תפקידנו אינו לנסות "להערים" על החוכמה הקולקטיבית של השווקים הגלובליים, אלא לרתום את הצמיחה שלהם בצורה מושכלת</w:t>
      </w:r>
      <w:r w:rsidRPr="007C7336">
        <w:t>.</w:t>
      </w:r>
    </w:p>
    <w:p w14:paraId="54F614DA" w14:textId="78585E75" w:rsidR="007C7336" w:rsidRPr="007C7336" w:rsidRDefault="007C7336" w:rsidP="007C7336">
      <w:pPr>
        <w:bidi/>
      </w:pPr>
      <w:r w:rsidRPr="007C7336">
        <w:rPr>
          <w:b/>
          <w:bCs/>
          <w:rtl/>
        </w:rPr>
        <w:t>אסטרטגיית הקצאה מבוססת נתונים</w:t>
      </w:r>
      <w:r w:rsidRPr="007C7336">
        <w:rPr>
          <w:b/>
          <w:bCs/>
        </w:rPr>
        <w:t xml:space="preserve">: </w:t>
      </w:r>
      <w:r w:rsidRPr="007C7336">
        <w:rPr>
          <w:rtl/>
        </w:rPr>
        <w:t>אנו מיישמים מודלים אנליטיים לזיהוי מנועי הצמיחה והתשואה בשווקים הגלובליים</w:t>
      </w:r>
      <w:r w:rsidRPr="007C7336">
        <w:t>.</w:t>
      </w:r>
    </w:p>
    <w:p w14:paraId="7F8AD52B" w14:textId="4D591048" w:rsidR="007C7336" w:rsidRPr="007C7336" w:rsidRDefault="007C7336" w:rsidP="007C7336">
      <w:pPr>
        <w:bidi/>
        <w:rPr>
          <w:b/>
          <w:bCs/>
        </w:rPr>
      </w:pPr>
      <w:r w:rsidRPr="007C7336">
        <w:rPr>
          <w:b/>
          <w:bCs/>
          <w:rtl/>
        </w:rPr>
        <w:t>פיזור גורמי סיכון</w:t>
      </w:r>
      <w:r>
        <w:rPr>
          <w:rFonts w:hint="cs"/>
          <w:b/>
          <w:bCs/>
          <w:rtl/>
        </w:rPr>
        <w:t>:</w:t>
      </w:r>
      <w:r w:rsidRPr="007C7336">
        <w:t xml:space="preserve"> </w:t>
      </w:r>
      <w:r w:rsidRPr="007C7336">
        <w:rPr>
          <w:rtl/>
        </w:rPr>
        <w:t>אנחנו לא מסתפקים בפיזור נכסים סטנדרטי, אלא מנתחים את גורמי העומק המשפיעים על יצירת ערך לאורך מחזורי שוק שונים, כדי לבנות תיק חסין ודינמי</w:t>
      </w:r>
      <w:r w:rsidRPr="007C7336">
        <w:t>.</w:t>
      </w:r>
    </w:p>
    <w:p w14:paraId="475BD2E0" w14:textId="7DA7B161" w:rsidR="007C7336" w:rsidRPr="007C7336" w:rsidRDefault="007C7336" w:rsidP="007C7336">
      <w:pPr>
        <w:bidi/>
        <w:rPr>
          <w:b/>
          <w:bCs/>
        </w:rPr>
      </w:pPr>
      <w:r>
        <w:rPr>
          <w:rFonts w:hint="cs"/>
          <w:b/>
          <w:bCs/>
          <w:rtl/>
        </w:rPr>
        <w:t>ניהול</w:t>
      </w:r>
      <w:r w:rsidRPr="007C7336">
        <w:rPr>
          <w:b/>
          <w:bCs/>
          <w:rtl/>
        </w:rPr>
        <w:t xml:space="preserve"> סיכונים ושימור הון</w:t>
      </w:r>
    </w:p>
    <w:p w14:paraId="16B776B4" w14:textId="77777777" w:rsidR="00331A22" w:rsidRDefault="00331A22" w:rsidP="00331A22">
      <w:pPr>
        <w:bidi/>
        <w:rPr>
          <w:rtl/>
        </w:rPr>
      </w:pPr>
      <w:r w:rsidRPr="00331A22">
        <w:rPr>
          <w:rtl/>
        </w:rPr>
        <w:t>בעולם ה</w:t>
      </w:r>
      <w:r w:rsidRPr="00331A22">
        <w:t xml:space="preserve">-Family Office, </w:t>
      </w:r>
      <w:r w:rsidRPr="00331A22">
        <w:rPr>
          <w:rtl/>
        </w:rPr>
        <w:t>סיכון הוא לא רק תנודתיות בשווקים; הסיכון האמיתי הוא אובדן ריאלי של ערך ההון לאורך זמן. אנו ניגשים לניהול סיכונים כאל אתגר תכנוני</w:t>
      </w:r>
      <w:r>
        <w:rPr>
          <w:rFonts w:hint="cs"/>
          <w:rtl/>
        </w:rPr>
        <w:t xml:space="preserve">- </w:t>
      </w:r>
      <w:r w:rsidRPr="00331A22">
        <w:t xml:space="preserve"> </w:t>
      </w:r>
      <w:r w:rsidRPr="00331A22">
        <w:rPr>
          <w:rtl/>
        </w:rPr>
        <w:t>בניית תשתית עמידה שתדע לשמר את כוחו של ההון בכל תרחיש</w:t>
      </w:r>
      <w:r w:rsidRPr="00331A22">
        <w:t>.</w:t>
      </w:r>
    </w:p>
    <w:p w14:paraId="5B8BCC75" w14:textId="16B2FF56" w:rsidR="007C7336" w:rsidRPr="007C7336" w:rsidRDefault="00331A22" w:rsidP="00331A22">
      <w:pPr>
        <w:pStyle w:val="ListParagraph"/>
        <w:numPr>
          <w:ilvl w:val="0"/>
          <w:numId w:val="22"/>
        </w:numPr>
        <w:bidi/>
      </w:pPr>
      <w:r w:rsidRPr="00331A22">
        <w:rPr>
          <w:b/>
          <w:bCs/>
          <w:rtl/>
        </w:rPr>
        <w:t>ניהול חשיפה מושכל</w:t>
      </w:r>
      <w:r w:rsidRPr="00331A22">
        <w:rPr>
          <w:b/>
          <w:bCs/>
        </w:rPr>
        <w:t>:</w:t>
      </w:r>
      <w:r w:rsidRPr="00331A22">
        <w:t xml:space="preserve"> </w:t>
      </w:r>
      <w:r w:rsidRPr="00331A22">
        <w:rPr>
          <w:rtl/>
        </w:rPr>
        <w:t xml:space="preserve">אנו מקצים הון רק כאשר קיים 'סיכון מניב' – כלומר, כאשר </w:t>
      </w:r>
      <w:r>
        <w:rPr>
          <w:rFonts w:hint="cs"/>
          <w:rtl/>
        </w:rPr>
        <w:t>פוטנציאל התשואה של</w:t>
      </w:r>
      <w:r w:rsidRPr="00331A22">
        <w:rPr>
          <w:rtl/>
        </w:rPr>
        <w:t xml:space="preserve"> ההשקעה מצדיק באופן מובהק את פוטנציאל התנודתיות</w:t>
      </w:r>
      <w:r w:rsidRPr="00331A22">
        <w:t>.</w:t>
      </w:r>
    </w:p>
    <w:p w14:paraId="1D2F8191" w14:textId="4F657F6A" w:rsidR="007C7336" w:rsidRPr="007C7336" w:rsidRDefault="007C7336" w:rsidP="007C7336">
      <w:pPr>
        <w:numPr>
          <w:ilvl w:val="0"/>
          <w:numId w:val="22"/>
        </w:numPr>
        <w:bidi/>
      </w:pPr>
      <w:r w:rsidRPr="007C7336">
        <w:rPr>
          <w:b/>
          <w:bCs/>
          <w:rtl/>
        </w:rPr>
        <w:t>נזילות אסטרטגית</w:t>
      </w:r>
      <w:r w:rsidRPr="007C7336">
        <w:rPr>
          <w:b/>
          <w:bCs/>
        </w:rPr>
        <w:t>:</w:t>
      </w:r>
      <w:r w:rsidRPr="007C7336">
        <w:t xml:space="preserve"> </w:t>
      </w:r>
      <w:r w:rsidR="00331A22">
        <w:rPr>
          <w:rFonts w:hint="cs"/>
          <w:rtl/>
        </w:rPr>
        <w:t xml:space="preserve"> </w:t>
      </w:r>
      <w:r w:rsidRPr="007C7336">
        <w:rPr>
          <w:rtl/>
        </w:rPr>
        <w:t xml:space="preserve">אנו </w:t>
      </w:r>
      <w:r w:rsidR="00331A22">
        <w:rPr>
          <w:rFonts w:hint="cs"/>
          <w:rtl/>
        </w:rPr>
        <w:t>מכוונים לכך</w:t>
      </w:r>
      <w:r w:rsidRPr="007C7336">
        <w:rPr>
          <w:rtl/>
        </w:rPr>
        <w:t xml:space="preserve"> שכל תיק </w:t>
      </w:r>
      <w:r w:rsidR="00331A22">
        <w:rPr>
          <w:rFonts w:hint="cs"/>
          <w:rtl/>
        </w:rPr>
        <w:t>נכסים</w:t>
      </w:r>
      <w:r w:rsidRPr="007C7336">
        <w:rPr>
          <w:rtl/>
        </w:rPr>
        <w:t xml:space="preserve"> ייבנה </w:t>
      </w:r>
      <w:r w:rsidR="00331A22">
        <w:rPr>
          <w:rFonts w:hint="cs"/>
          <w:rtl/>
        </w:rPr>
        <w:t>באופן</w:t>
      </w:r>
      <w:r w:rsidRPr="007C7336">
        <w:rPr>
          <w:rtl/>
        </w:rPr>
        <w:t xml:space="preserve"> שיענה על צרכי נזילות מיידיים, מבלי להתפשר על יעדי הצמיחה לטווח הארוך</w:t>
      </w:r>
      <w:r w:rsidRPr="007C7336">
        <w:t>.</w:t>
      </w:r>
    </w:p>
    <w:p w14:paraId="428A6214" w14:textId="4AC96FA2" w:rsidR="007C7336" w:rsidRPr="007C7336" w:rsidRDefault="007C7336" w:rsidP="007C7336">
      <w:pPr>
        <w:bidi/>
        <w:rPr>
          <w:b/>
          <w:bCs/>
        </w:rPr>
      </w:pPr>
      <w:r w:rsidRPr="007C7336">
        <w:rPr>
          <w:b/>
          <w:bCs/>
        </w:rPr>
        <w:t xml:space="preserve"> </w:t>
      </w:r>
      <w:r w:rsidRPr="007C7336">
        <w:rPr>
          <w:b/>
          <w:bCs/>
          <w:rtl/>
        </w:rPr>
        <w:t>אחריות מקצועית ויתרון התנהגותי</w:t>
      </w:r>
    </w:p>
    <w:p w14:paraId="51E18144" w14:textId="69ACCB1A" w:rsidR="007C7336" w:rsidRPr="007C7336" w:rsidRDefault="007C7336" w:rsidP="007C7336">
      <w:pPr>
        <w:bidi/>
      </w:pPr>
      <w:r w:rsidRPr="007C7336">
        <w:rPr>
          <w:rtl/>
        </w:rPr>
        <w:t xml:space="preserve">המשתנה המשמעותי ביותר בכל תוכנית השקעה הוא המשמעת הדרושה להתמדה בה. </w:t>
      </w:r>
      <w:proofErr w:type="spellStart"/>
      <w:r w:rsidRPr="007C7336">
        <w:rPr>
          <w:rtl/>
        </w:rPr>
        <w:t>כ</w:t>
      </w:r>
      <w:r w:rsidR="00331A22">
        <w:rPr>
          <w:rFonts w:hint="cs"/>
          <w:rtl/>
        </w:rPr>
        <w:t>פמילי</w:t>
      </w:r>
      <w:proofErr w:type="spellEnd"/>
      <w:r w:rsidR="00331A22">
        <w:rPr>
          <w:rFonts w:hint="cs"/>
          <w:rtl/>
        </w:rPr>
        <w:t xml:space="preserve"> אופיס</w:t>
      </w:r>
      <w:r w:rsidRPr="007C7336">
        <w:rPr>
          <w:rtl/>
        </w:rPr>
        <w:t xml:space="preserve"> של המשפחה, אנו משמשים כמסננת מקצועית בין הכותרות בתקשורת לבין ההון שלכם</w:t>
      </w:r>
      <w:r w:rsidRPr="007C7336">
        <w:t>.</w:t>
      </w:r>
    </w:p>
    <w:p w14:paraId="5328EC09" w14:textId="55355BCC" w:rsidR="007C7336" w:rsidRPr="007C7336" w:rsidRDefault="00331A22" w:rsidP="00331A22">
      <w:pPr>
        <w:numPr>
          <w:ilvl w:val="0"/>
          <w:numId w:val="23"/>
        </w:numPr>
        <w:bidi/>
      </w:pPr>
      <w:r w:rsidRPr="00331A22">
        <w:rPr>
          <w:b/>
          <w:bCs/>
          <w:rtl/>
        </w:rPr>
        <w:lastRenderedPageBreak/>
        <w:t>ניהול החלטות בתנאי אי-ודאות</w:t>
      </w:r>
      <w:r w:rsidRPr="00331A22">
        <w:rPr>
          <w:b/>
          <w:bCs/>
        </w:rPr>
        <w:t xml:space="preserve">: </w:t>
      </w:r>
      <w:r>
        <w:rPr>
          <w:rFonts w:hint="cs"/>
          <w:b/>
          <w:bCs/>
          <w:rtl/>
        </w:rPr>
        <w:t xml:space="preserve"> </w:t>
      </w:r>
      <w:r w:rsidRPr="00331A22">
        <w:rPr>
          <w:rtl/>
        </w:rPr>
        <w:t>אנו פועלים כפילטר מקצועי המפריד בין הכותרות בתקשורת לבין ניהול ההון שלכם. הפרספקטיבה האובייקטיבית שלנו מבטיחה שכל פעולה בתיק תנבע משיקולים אסטרטגיים ולא מתגובה רגעית לתנאי השוק</w:t>
      </w:r>
      <w:r w:rsidRPr="00331A22">
        <w:t>.</w:t>
      </w:r>
    </w:p>
    <w:p w14:paraId="63F40968" w14:textId="7B0F7B65" w:rsidR="007C7336" w:rsidRPr="007C7336" w:rsidRDefault="007C7336" w:rsidP="007C7336">
      <w:pPr>
        <w:numPr>
          <w:ilvl w:val="0"/>
          <w:numId w:val="23"/>
        </w:numPr>
        <w:bidi/>
      </w:pPr>
      <w:r w:rsidRPr="007C7336">
        <w:rPr>
          <w:b/>
          <w:bCs/>
          <w:rtl/>
        </w:rPr>
        <w:t>תהליך מול דחף</w:t>
      </w:r>
      <w:r w:rsidRPr="007C7336">
        <w:rPr>
          <w:b/>
          <w:bCs/>
        </w:rPr>
        <w:t>:</w:t>
      </w:r>
      <w:r w:rsidR="00331A22">
        <w:rPr>
          <w:rFonts w:hint="cs"/>
          <w:b/>
          <w:bCs/>
          <w:rtl/>
        </w:rPr>
        <w:t xml:space="preserve"> </w:t>
      </w:r>
      <w:r w:rsidRPr="007C7336">
        <w:t xml:space="preserve"> </w:t>
      </w:r>
      <w:r w:rsidRPr="007C7336">
        <w:rPr>
          <w:rtl/>
        </w:rPr>
        <w:t>ההחלטות שלנו כפופות למסגרת עבודה שהוגדרה מראש, מה שמבטיח שהאסטרטגיה תמיד תנצח את הרגש</w:t>
      </w:r>
      <w:r w:rsidRPr="007C7336">
        <w:t>.</w:t>
      </w:r>
    </w:p>
    <w:p w14:paraId="2419C974" w14:textId="3BAAF92B" w:rsidR="007C7336" w:rsidRPr="007C7336" w:rsidRDefault="007C7336" w:rsidP="007C7336">
      <w:pPr>
        <w:bidi/>
        <w:rPr>
          <w:b/>
          <w:bCs/>
        </w:rPr>
      </w:pPr>
      <w:r w:rsidRPr="007C7336">
        <w:rPr>
          <w:b/>
          <w:bCs/>
        </w:rPr>
        <w:t xml:space="preserve"> </w:t>
      </w:r>
      <w:r w:rsidRPr="007C7336">
        <w:rPr>
          <w:b/>
          <w:bCs/>
          <w:rtl/>
        </w:rPr>
        <w:t>נאמנות</w:t>
      </w:r>
      <w:r w:rsidRPr="007C7336">
        <w:rPr>
          <w:b/>
          <w:bCs/>
        </w:rPr>
        <w:t xml:space="preserve"> (Fiduciary) </w:t>
      </w:r>
      <w:r w:rsidRPr="007C7336">
        <w:rPr>
          <w:b/>
          <w:bCs/>
          <w:rtl/>
        </w:rPr>
        <w:t>ואופטימיזציה של מס</w:t>
      </w:r>
    </w:p>
    <w:p w14:paraId="0C52257C" w14:textId="07966B52" w:rsidR="007C7336" w:rsidRPr="007C7336" w:rsidRDefault="007C7336" w:rsidP="007C7336">
      <w:pPr>
        <w:bidi/>
      </w:pPr>
      <w:r w:rsidRPr="007C7336">
        <w:rPr>
          <w:rtl/>
        </w:rPr>
        <w:t>הפילוסופיה שלנו נשענת על יסודות של הלימה מלאה</w:t>
      </w:r>
      <w:r w:rsidRPr="007C7336">
        <w:t xml:space="preserve">. </w:t>
      </w:r>
      <w:r w:rsidRPr="007C7336">
        <w:rPr>
          <w:rtl/>
        </w:rPr>
        <w:t>כ</w:t>
      </w:r>
      <w:r w:rsidRPr="007C7336">
        <w:t xml:space="preserve">Family Office </w:t>
      </w:r>
      <w:r w:rsidR="00331A22">
        <w:rPr>
          <w:rFonts w:hint="cs"/>
          <w:rtl/>
        </w:rPr>
        <w:t xml:space="preserve"> שלכם </w:t>
      </w:r>
      <w:r w:rsidRPr="007C7336">
        <w:rPr>
          <w:rtl/>
        </w:rPr>
        <w:t>אנו פועלים בשקיפות שמוסדות מסורתיים אינם מציעים</w:t>
      </w:r>
      <w:r w:rsidRPr="007C7336">
        <w:t>.</w:t>
      </w:r>
    </w:p>
    <w:p w14:paraId="4674BE51" w14:textId="309FDEBD" w:rsidR="007C7336" w:rsidRPr="007C7336" w:rsidRDefault="007C7336" w:rsidP="007C7336">
      <w:pPr>
        <w:numPr>
          <w:ilvl w:val="0"/>
          <w:numId w:val="24"/>
        </w:numPr>
        <w:bidi/>
      </w:pPr>
      <w:r w:rsidRPr="007C7336">
        <w:rPr>
          <w:b/>
          <w:bCs/>
          <w:rtl/>
        </w:rPr>
        <w:t>ייעוץ נקי מניגודי עניינים</w:t>
      </w:r>
      <w:r w:rsidRPr="007C7336">
        <w:rPr>
          <w:b/>
          <w:bCs/>
        </w:rPr>
        <w:t>:</w:t>
      </w:r>
      <w:r w:rsidRPr="007C7336">
        <w:t xml:space="preserve"> </w:t>
      </w:r>
      <w:r w:rsidR="00331A22">
        <w:rPr>
          <w:rFonts w:hint="cs"/>
          <w:rtl/>
        </w:rPr>
        <w:t xml:space="preserve"> </w:t>
      </w:r>
      <w:r w:rsidRPr="007C7336">
        <w:rPr>
          <w:rtl/>
        </w:rPr>
        <w:t>אנו מחויבים לסטנדרט הנאמנות הגבוה ביותר</w:t>
      </w:r>
      <w:r w:rsidRPr="007C7336">
        <w:t xml:space="preserve"> (Fiduciary). </w:t>
      </w:r>
      <w:r w:rsidRPr="007C7336">
        <w:rPr>
          <w:rtl/>
        </w:rPr>
        <w:t>האינטרסים שלנו תואמים באופן מלא ובלעדי את אלו שלכם, ללא מגבלות של "מוצרי בית" או עמלות נסתרות</w:t>
      </w:r>
      <w:r w:rsidRPr="007C7336">
        <w:t>.</w:t>
      </w:r>
    </w:p>
    <w:p w14:paraId="07B61314" w14:textId="0030CA1D" w:rsidR="007C7336" w:rsidRPr="007C7336" w:rsidRDefault="007C7336" w:rsidP="007C7336">
      <w:pPr>
        <w:numPr>
          <w:ilvl w:val="0"/>
          <w:numId w:val="24"/>
        </w:numPr>
        <w:bidi/>
      </w:pPr>
      <w:r w:rsidRPr="007C7336">
        <w:rPr>
          <w:b/>
          <w:bCs/>
          <w:rtl/>
        </w:rPr>
        <w:t>יעילות מבנית</w:t>
      </w:r>
      <w:r w:rsidRPr="007C7336">
        <w:rPr>
          <w:b/>
          <w:bCs/>
        </w:rPr>
        <w:t>:</w:t>
      </w:r>
      <w:r w:rsidRPr="007C7336">
        <w:t xml:space="preserve"> </w:t>
      </w:r>
      <w:r w:rsidR="00331A22">
        <w:rPr>
          <w:rFonts w:hint="cs"/>
          <w:rtl/>
        </w:rPr>
        <w:t xml:space="preserve"> </w:t>
      </w:r>
      <w:r w:rsidRPr="007C7336">
        <w:rPr>
          <w:rtl/>
        </w:rPr>
        <w:t>הגישה שלנו משלבת אסטרטגיות תכנון מס ואופטימיזציה של נכסים חוצי גבולות בליבת תהליך ההשקעה</w:t>
      </w:r>
      <w:r w:rsidRPr="007C7336">
        <w:t>.</w:t>
      </w:r>
    </w:p>
    <w:p w14:paraId="6F069E16" w14:textId="77777777" w:rsidR="007C7336" w:rsidRPr="007C7336" w:rsidRDefault="00000000" w:rsidP="007C7336">
      <w:pPr>
        <w:bidi/>
      </w:pPr>
      <w:r>
        <w:pict w14:anchorId="1EBC8FA7">
          <v:rect id="_x0000_i1057" style="width:0;height:1.5pt" o:hralign="center" o:hrstd="t" o:hr="t" fillcolor="#a0a0a0" stroked="f"/>
        </w:pict>
      </w:r>
    </w:p>
    <w:p w14:paraId="1D04819C" w14:textId="28AFB966" w:rsidR="007C7336" w:rsidRPr="007C7336" w:rsidRDefault="007C7336" w:rsidP="007C7336">
      <w:pPr>
        <w:bidi/>
        <w:jc w:val="center"/>
        <w:rPr>
          <w:i/>
          <w:iCs/>
        </w:rPr>
      </w:pPr>
      <w:r w:rsidRPr="007C7336">
        <w:t>"</w:t>
      </w:r>
      <w:r w:rsidRPr="007C7336">
        <w:rPr>
          <w:rFonts w:ascii="Georgia" w:eastAsia="Times New Roman" w:hAnsi="Georgia" w:cs="Times New Roman"/>
          <w:i/>
          <w:iCs/>
          <w:color w:val="FFFFFF"/>
          <w:kern w:val="0"/>
          <w:sz w:val="48"/>
          <w:szCs w:val="48"/>
          <w:lang w:eastAsia="en-IL"/>
          <w14:ligatures w14:val="none"/>
        </w:rPr>
        <w:t xml:space="preserve"> </w:t>
      </w:r>
      <w:r w:rsidRPr="007C7336">
        <w:rPr>
          <w:i/>
          <w:iCs/>
        </w:rPr>
        <w:t>Risk comes from not knowing what you are doing."</w:t>
      </w:r>
    </w:p>
    <w:p w14:paraId="50ED096C" w14:textId="77777777" w:rsidR="007C7336" w:rsidRPr="007C7336" w:rsidRDefault="007C7336" w:rsidP="007C7336">
      <w:pPr>
        <w:bidi/>
        <w:jc w:val="center"/>
      </w:pPr>
      <w:r w:rsidRPr="007C7336">
        <w:t>Warren Buffett</w:t>
      </w:r>
    </w:p>
    <w:p w14:paraId="4FAE366F" w14:textId="308F6694" w:rsidR="00017F64" w:rsidRDefault="00017F64" w:rsidP="007C7336">
      <w:pPr>
        <w:bidi/>
        <w:rPr>
          <w:rtl/>
        </w:rPr>
      </w:pPr>
    </w:p>
    <w:p w14:paraId="697490E7" w14:textId="77777777" w:rsidR="003E5A33" w:rsidRPr="003E5A33" w:rsidRDefault="003E5A33" w:rsidP="003E5A33">
      <w:pPr>
        <w:bidi/>
        <w:jc w:val="center"/>
        <w:rPr>
          <w:b/>
          <w:bCs/>
          <w:highlight w:val="yellow"/>
          <w:rPrChange w:id="114" w:author="Daniel Peretz" w:date="2026-02-19T19:11:00Z" w16du:dateUtc="2026-02-19T17:11:00Z">
            <w:rPr>
              <w:b/>
              <w:bCs/>
            </w:rPr>
          </w:rPrChange>
        </w:rPr>
      </w:pPr>
      <w:r w:rsidRPr="003E5A33">
        <w:rPr>
          <w:b/>
          <w:bCs/>
          <w:highlight w:val="yellow"/>
          <w:rtl/>
          <w:rPrChange w:id="115" w:author="Daniel Peretz" w:date="2026-02-19T19:11:00Z" w16du:dateUtc="2026-02-19T17:11:00Z">
            <w:rPr>
              <w:b/>
              <w:bCs/>
              <w:rtl/>
            </w:rPr>
          </w:rPrChange>
        </w:rPr>
        <w:t>בואו נתחיל בשיחה</w:t>
      </w:r>
    </w:p>
    <w:p w14:paraId="37E7DBB0" w14:textId="77777777" w:rsidR="003E5A33" w:rsidRDefault="003E5A33" w:rsidP="003E5A33">
      <w:pPr>
        <w:bidi/>
        <w:jc w:val="center"/>
        <w:rPr>
          <w:ins w:id="116" w:author="Daniel Peretz" w:date="2026-02-19T19:19:00Z" w16du:dateUtc="2026-02-19T17:19:00Z"/>
        </w:rPr>
      </w:pPr>
      <w:r w:rsidRPr="003E5A33">
        <w:rPr>
          <w:highlight w:val="yellow"/>
          <w:rtl/>
          <w:rPrChange w:id="117" w:author="Daniel Peretz" w:date="2026-02-19T19:11:00Z" w16du:dateUtc="2026-02-19T17:11:00Z">
            <w:rPr>
              <w:rtl/>
            </w:rPr>
          </w:rPrChange>
        </w:rPr>
        <w:t>אנו מזמינים אתכם לפגישת היכרות פרטית</w:t>
      </w:r>
      <w:r w:rsidRPr="003E5A33">
        <w:rPr>
          <w:rFonts w:hint="cs"/>
          <w:highlight w:val="yellow"/>
          <w:rtl/>
          <w:rPrChange w:id="118" w:author="Daniel Peretz" w:date="2026-02-19T19:11:00Z" w16du:dateUtc="2026-02-19T17:11:00Z">
            <w:rPr>
              <w:rFonts w:hint="cs"/>
              <w:rtl/>
            </w:rPr>
          </w:rPrChange>
        </w:rPr>
        <w:t>.</w:t>
      </w:r>
      <w:r w:rsidRPr="003E5A33">
        <w:rPr>
          <w:highlight w:val="yellow"/>
          <w:rtl/>
          <w:rPrChange w:id="119" w:author="Daniel Peretz" w:date="2026-02-19T19:11:00Z" w16du:dateUtc="2026-02-19T17:11:00Z">
            <w:rPr>
              <w:rtl/>
            </w:rPr>
          </w:rPrChange>
        </w:rPr>
        <w:br/>
        <w:t>השאירו פרטים, ונחזור אליכם אישית לתיאום פגישה</w:t>
      </w:r>
      <w:r w:rsidRPr="003E5A33">
        <w:rPr>
          <w:highlight w:val="yellow"/>
          <w:rPrChange w:id="120" w:author="Daniel Peretz" w:date="2026-02-19T19:11:00Z" w16du:dateUtc="2026-02-19T17:11:00Z">
            <w:rPr/>
          </w:rPrChange>
        </w:rPr>
        <w:t>.</w:t>
      </w:r>
    </w:p>
    <w:p w14:paraId="750B7292" w14:textId="77777777" w:rsidR="003E5A33" w:rsidRPr="00026A71" w:rsidRDefault="003E5A33" w:rsidP="003E5A33">
      <w:pPr>
        <w:bidi/>
        <w:jc w:val="center"/>
      </w:pPr>
    </w:p>
    <w:p w14:paraId="5643FF9F" w14:textId="1FB91B9F" w:rsidR="00331A22" w:rsidRPr="003E5A33" w:rsidRDefault="003E5A33" w:rsidP="003E5A33">
      <w:pPr>
        <w:bidi/>
        <w:jc w:val="center"/>
        <w:rPr>
          <w:b/>
          <w:bCs/>
          <w:color w:val="EE0000"/>
          <w:sz w:val="22"/>
          <w:szCs w:val="22"/>
          <w:lang w:val="en-US"/>
          <w:rPrChange w:id="121" w:author="Daniel Peretz" w:date="2026-02-19T19:18:00Z" w16du:dateUtc="2026-02-19T17:18:00Z">
            <w:rPr>
              <w:rtl/>
            </w:rPr>
          </w:rPrChange>
        </w:rPr>
        <w:pPrChange w:id="122" w:author="Daniel Peretz" w:date="2026-02-19T19:19:00Z" w16du:dateUtc="2026-02-19T17:19:00Z">
          <w:pPr>
            <w:bidi/>
          </w:pPr>
        </w:pPrChange>
      </w:pPr>
      <w:ins w:id="123" w:author="Daniel Peretz" w:date="2026-02-19T19:17:00Z" w16du:dateUtc="2026-02-19T17:17:00Z">
        <w:r w:rsidRPr="003E5A33">
          <w:rPr>
            <w:b/>
            <w:bCs/>
            <w:color w:val="EE0000"/>
            <w:sz w:val="22"/>
            <w:szCs w:val="22"/>
            <w:lang w:val="en-US"/>
            <w:rPrChange w:id="124" w:author="Daniel Peretz" w:date="2026-02-19T19:18:00Z" w16du:dateUtc="2026-02-19T17:18:00Z">
              <w:rPr>
                <w:color w:val="EE0000"/>
                <w:lang w:val="en-US"/>
              </w:rPr>
            </w:rPrChange>
          </w:rPr>
          <w:t>PLEASE REMOVE ALL PHOTOS FROM THIS PAGE</w:t>
        </w:r>
      </w:ins>
      <w:ins w:id="125" w:author="Daniel Peretz" w:date="2026-02-19T19:19:00Z" w16du:dateUtc="2026-02-19T17:19:00Z">
        <w:r>
          <w:rPr>
            <w:b/>
            <w:bCs/>
            <w:color w:val="EE0000"/>
            <w:sz w:val="22"/>
            <w:szCs w:val="22"/>
            <w:lang w:val="en-US"/>
          </w:rPr>
          <w:t xml:space="preserve"> (HEB+ENG)</w:t>
        </w:r>
      </w:ins>
      <w:ins w:id="126" w:author="Daniel Peretz" w:date="2026-02-19T19:17:00Z" w16du:dateUtc="2026-02-19T17:17:00Z">
        <w:r w:rsidRPr="003E5A33">
          <w:rPr>
            <w:b/>
            <w:bCs/>
            <w:color w:val="EE0000"/>
            <w:sz w:val="22"/>
            <w:szCs w:val="22"/>
            <w:lang w:val="en-US"/>
            <w:rPrChange w:id="127" w:author="Daniel Peretz" w:date="2026-02-19T19:18:00Z" w16du:dateUtc="2026-02-19T17:18:00Z">
              <w:rPr>
                <w:color w:val="EE0000"/>
                <w:lang w:val="en-US"/>
              </w:rPr>
            </w:rPrChange>
          </w:rPr>
          <w:t xml:space="preserve">. I’LL ADD THEM LATER ON </w:t>
        </w:r>
      </w:ins>
      <w:ins w:id="128" w:author="Daniel Peretz" w:date="2026-02-19T19:18:00Z" w16du:dateUtc="2026-02-19T17:18:00Z">
        <w:r w:rsidRPr="003E5A33">
          <w:rPr>
            <w:b/>
            <w:bCs/>
            <w:color w:val="EE0000"/>
            <w:sz w:val="22"/>
            <w:szCs w:val="22"/>
            <w:lang w:val="en-US"/>
            <w:rPrChange w:id="129" w:author="Daniel Peretz" w:date="2026-02-19T19:18:00Z" w16du:dateUtc="2026-02-19T17:18:00Z">
              <w:rPr>
                <w:color w:val="EE0000"/>
                <w:lang w:val="en-US"/>
              </w:rPr>
            </w:rPrChange>
          </w:rPr>
          <w:t>WORDPRESS</w:t>
        </w:r>
      </w:ins>
    </w:p>
    <w:p w14:paraId="2698038E" w14:textId="143C9A01" w:rsidR="0055594E" w:rsidRPr="0055594E" w:rsidRDefault="0055594E" w:rsidP="003E5A33">
      <w:pPr>
        <w:bidi/>
        <w:rPr>
          <w:b/>
          <w:bCs/>
        </w:rPr>
      </w:pPr>
      <w:r w:rsidRPr="0055594E">
        <w:rPr>
          <w:b/>
          <w:bCs/>
          <w:rtl/>
          <w:lang w:val="en-US"/>
        </w:rPr>
        <w:t>יסודות ה</w:t>
      </w:r>
      <w:r w:rsidRPr="0055594E">
        <w:rPr>
          <w:b/>
          <w:bCs/>
        </w:rPr>
        <w:t>Family Office</w:t>
      </w:r>
      <w:r>
        <w:rPr>
          <w:b/>
          <w:bCs/>
        </w:rPr>
        <w:t>-</w:t>
      </w:r>
    </w:p>
    <w:p w14:paraId="079DC9D6" w14:textId="4B54C439" w:rsidR="0055594E" w:rsidRDefault="0055594E" w:rsidP="0055594E">
      <w:pPr>
        <w:bidi/>
        <w:rPr>
          <w:rFonts w:hint="cs"/>
          <w:b/>
          <w:bCs/>
        </w:rPr>
      </w:pPr>
      <w:r w:rsidRPr="0055594E">
        <w:rPr>
          <w:b/>
          <w:bCs/>
          <w:rtl/>
          <w:lang w:val="en-US"/>
        </w:rPr>
        <w:t>אסטרטגיה מתקדמת לניהול הון</w:t>
      </w:r>
    </w:p>
    <w:p w14:paraId="75CA06AB" w14:textId="62474EC6" w:rsidR="0055594E" w:rsidRPr="0055594E" w:rsidRDefault="0055594E" w:rsidP="0055594E">
      <w:pPr>
        <w:bidi/>
      </w:pPr>
      <w:r w:rsidRPr="0055594E">
        <w:rPr>
          <w:b/>
          <w:bCs/>
          <w:rtl/>
          <w:lang w:val="en-US"/>
        </w:rPr>
        <w:t>מעבר לבנקאות פרטית: הכירו את הראייה האסטרטגית והבקרה המדויקת של</w:t>
      </w:r>
      <w:r w:rsidRPr="0055594E">
        <w:rPr>
          <w:b/>
          <w:bCs/>
        </w:rPr>
        <w:t xml:space="preserve"> CFO </w:t>
      </w:r>
      <w:r w:rsidRPr="0055594E">
        <w:rPr>
          <w:b/>
          <w:bCs/>
          <w:rtl/>
          <w:lang w:val="en-US"/>
        </w:rPr>
        <w:t>אישי</w:t>
      </w:r>
      <w:r w:rsidRPr="0055594E">
        <w:rPr>
          <w:b/>
          <w:bCs/>
        </w:rPr>
        <w:t xml:space="preserve">. </w:t>
      </w:r>
      <w:r w:rsidR="00000000">
        <w:pict w14:anchorId="7018A0D3">
          <v:rect id="_x0000_i1058" style="width:0;height:1.5pt" o:hralign="center" o:hrstd="t" o:hr="t" fillcolor="#a0a0a0" stroked="f"/>
        </w:pict>
      </w:r>
    </w:p>
    <w:p w14:paraId="626ED058" w14:textId="77777777" w:rsidR="0055594E" w:rsidRPr="0055594E" w:rsidRDefault="0055594E" w:rsidP="0055594E">
      <w:pPr>
        <w:bidi/>
        <w:rPr>
          <w:b/>
          <w:bCs/>
          <w:lang w:val="en-US"/>
        </w:rPr>
      </w:pPr>
      <w:r w:rsidRPr="0055594E">
        <w:rPr>
          <w:b/>
          <w:bCs/>
          <w:rtl/>
          <w:lang w:val="en-US"/>
        </w:rPr>
        <w:t xml:space="preserve">מה זה </w:t>
      </w:r>
      <w:proofErr w:type="spellStart"/>
      <w:r w:rsidRPr="0055594E">
        <w:rPr>
          <w:b/>
          <w:bCs/>
          <w:rtl/>
          <w:lang w:val="en-US"/>
        </w:rPr>
        <w:t>פמילי</w:t>
      </w:r>
      <w:proofErr w:type="spellEnd"/>
      <w:r w:rsidRPr="0055594E">
        <w:rPr>
          <w:b/>
          <w:bCs/>
          <w:rtl/>
          <w:lang w:val="en-US"/>
        </w:rPr>
        <w:t xml:space="preserve"> אופיס</w:t>
      </w:r>
      <w:r w:rsidRPr="0055594E">
        <w:rPr>
          <w:b/>
          <w:bCs/>
        </w:rPr>
        <w:t>?</w:t>
      </w:r>
    </w:p>
    <w:p w14:paraId="503BB47B" w14:textId="77777777" w:rsidR="0055594E" w:rsidRPr="0055594E" w:rsidRDefault="0055594E" w:rsidP="0055594E">
      <w:pPr>
        <w:bidi/>
        <w:rPr>
          <w:b/>
          <w:bCs/>
        </w:rPr>
      </w:pPr>
      <w:r w:rsidRPr="0055594E">
        <w:rPr>
          <w:b/>
          <w:bCs/>
          <w:rtl/>
          <w:lang w:val="en-US"/>
        </w:rPr>
        <w:t>האקו-</w:t>
      </w:r>
      <w:proofErr w:type="spellStart"/>
      <w:r w:rsidRPr="0055594E">
        <w:rPr>
          <w:b/>
          <w:bCs/>
          <w:rtl/>
          <w:lang w:val="en-US"/>
        </w:rPr>
        <w:t>סיסטם</w:t>
      </w:r>
      <w:proofErr w:type="spellEnd"/>
      <w:r w:rsidRPr="0055594E">
        <w:rPr>
          <w:b/>
          <w:bCs/>
          <w:rtl/>
          <w:lang w:val="en-US"/>
        </w:rPr>
        <w:t xml:space="preserve"> הפיננסי שלכם, מאוחד</w:t>
      </w:r>
      <w:r w:rsidRPr="0055594E">
        <w:rPr>
          <w:b/>
          <w:bCs/>
        </w:rPr>
        <w:t>.</w:t>
      </w:r>
    </w:p>
    <w:p w14:paraId="1D87BDD5" w14:textId="08481090" w:rsidR="0055594E" w:rsidRPr="0055594E" w:rsidRDefault="0055594E" w:rsidP="0055594E">
      <w:pPr>
        <w:bidi/>
      </w:pPr>
      <w:proofErr w:type="spellStart"/>
      <w:r w:rsidRPr="0055594E">
        <w:rPr>
          <w:rtl/>
          <w:lang w:val="en-US"/>
        </w:rPr>
        <w:t>פמילי</w:t>
      </w:r>
      <w:proofErr w:type="spellEnd"/>
      <w:r w:rsidRPr="0055594E">
        <w:rPr>
          <w:rtl/>
          <w:lang w:val="en-US"/>
        </w:rPr>
        <w:t xml:space="preserve"> אופיס אינו רק ניהול הון; זוהי ארכיטקטורה של עושר. בעוד שבנקים וסוכנים מסורתיים מתמקדים במכירת מוצרים, </w:t>
      </w:r>
      <w:proofErr w:type="spellStart"/>
      <w:r w:rsidRPr="0055594E">
        <w:rPr>
          <w:rtl/>
          <w:lang w:val="en-US"/>
        </w:rPr>
        <w:t>פמילי</w:t>
      </w:r>
      <w:proofErr w:type="spellEnd"/>
      <w:r w:rsidRPr="0055594E">
        <w:rPr>
          <w:rtl/>
          <w:lang w:val="en-US"/>
        </w:rPr>
        <w:t xml:space="preserve"> אופיס מתמקד בשילוב אסטרטגיה עם ביצוע ישיר. אנו פועלים כ</w:t>
      </w:r>
      <w:r>
        <w:rPr>
          <w:lang w:val="en-US"/>
        </w:rPr>
        <w:t xml:space="preserve"> </w:t>
      </w:r>
      <w:r w:rsidRPr="0055594E">
        <w:t>CFO</w:t>
      </w:r>
      <w:r>
        <w:t>”</w:t>
      </w:r>
      <w:r w:rsidRPr="0055594E">
        <w:t xml:space="preserve"> </w:t>
      </w:r>
      <w:r w:rsidRPr="0055594E">
        <w:rPr>
          <w:rtl/>
          <w:lang w:val="en-US"/>
        </w:rPr>
        <w:t>האישי" שלכם, ומתאמים את כל חייכם הפיננסיים – השקעות, מיסוי, משפט והעברת עושר – לכדי אסטרטגיה אחת מלוכדת</w:t>
      </w:r>
      <w:r w:rsidRPr="0055594E">
        <w:t>.</w:t>
      </w:r>
    </w:p>
    <w:p w14:paraId="7B8A6479" w14:textId="77777777" w:rsidR="0055594E" w:rsidRPr="0055594E" w:rsidRDefault="00000000" w:rsidP="0055594E">
      <w:pPr>
        <w:bidi/>
      </w:pPr>
      <w:r>
        <w:lastRenderedPageBreak/>
        <w:pict w14:anchorId="7BDEA959">
          <v:rect id="_x0000_i1059" style="width:0;height:1.5pt" o:hralign="center" o:hrstd="t" o:hr="t" fillcolor="#a0a0a0" stroked="f"/>
        </w:pict>
      </w:r>
    </w:p>
    <w:p w14:paraId="073D7CD5" w14:textId="77777777" w:rsidR="0055594E" w:rsidRPr="0055594E" w:rsidRDefault="0055594E" w:rsidP="0055594E">
      <w:pPr>
        <w:bidi/>
        <w:rPr>
          <w:b/>
          <w:bCs/>
        </w:rPr>
      </w:pPr>
      <w:r w:rsidRPr="0055594E">
        <w:rPr>
          <w:b/>
          <w:bCs/>
          <w:rtl/>
          <w:lang w:val="en-US"/>
        </w:rPr>
        <w:t>הצ'ק-ליסט</w:t>
      </w:r>
    </w:p>
    <w:p w14:paraId="5CEAA90E" w14:textId="77777777" w:rsidR="0055594E" w:rsidRPr="0055594E" w:rsidRDefault="0055594E" w:rsidP="0055594E">
      <w:pPr>
        <w:bidi/>
        <w:rPr>
          <w:b/>
          <w:bCs/>
        </w:rPr>
      </w:pPr>
      <w:r w:rsidRPr="0055594E">
        <w:rPr>
          <w:b/>
          <w:bCs/>
          <w:rtl/>
          <w:lang w:val="en-US"/>
        </w:rPr>
        <w:t xml:space="preserve">האם </w:t>
      </w:r>
      <w:proofErr w:type="spellStart"/>
      <w:r w:rsidRPr="0055594E">
        <w:rPr>
          <w:b/>
          <w:bCs/>
          <w:rtl/>
          <w:lang w:val="en-US"/>
        </w:rPr>
        <w:t>פמילי</w:t>
      </w:r>
      <w:proofErr w:type="spellEnd"/>
      <w:r w:rsidRPr="0055594E">
        <w:rPr>
          <w:b/>
          <w:bCs/>
          <w:rtl/>
          <w:lang w:val="en-US"/>
        </w:rPr>
        <w:t xml:space="preserve"> אופיס מתאים לכם</w:t>
      </w:r>
      <w:r w:rsidRPr="0055594E">
        <w:rPr>
          <w:b/>
          <w:bCs/>
        </w:rPr>
        <w:t>?</w:t>
      </w:r>
    </w:p>
    <w:p w14:paraId="31646856" w14:textId="77777777" w:rsidR="0055594E" w:rsidRPr="0055594E" w:rsidRDefault="0055594E" w:rsidP="0055594E">
      <w:pPr>
        <w:bidi/>
      </w:pPr>
      <w:r w:rsidRPr="0055594E">
        <w:rPr>
          <w:rtl/>
          <w:lang w:val="en-US"/>
        </w:rPr>
        <w:t>אם עניתם "כן" על אחת מהשאלות הבאות, ייתכן שבנקאות מסורתית או מנהל נכסים רגיל כבר אינם מספיקים עבורכם</w:t>
      </w:r>
      <w:r w:rsidRPr="0055594E">
        <w:t>:</w:t>
      </w:r>
    </w:p>
    <w:p w14:paraId="74037472" w14:textId="3E559F94" w:rsidR="0055594E" w:rsidRPr="0055594E" w:rsidRDefault="0055594E" w:rsidP="0055594E">
      <w:pPr>
        <w:numPr>
          <w:ilvl w:val="0"/>
          <w:numId w:val="25"/>
        </w:numPr>
        <w:bidi/>
      </w:pPr>
      <w:r w:rsidRPr="0055594E">
        <w:rPr>
          <w:b/>
          <w:bCs/>
          <w:rtl/>
          <w:lang w:val="en-US"/>
        </w:rPr>
        <w:t>מורכבות</w:t>
      </w:r>
      <w:r>
        <w:rPr>
          <w:b/>
          <w:bCs/>
          <w:lang w:val="en-US"/>
        </w:rPr>
        <w:t xml:space="preserve"> </w:t>
      </w:r>
      <w:r w:rsidRPr="0055594E">
        <w:rPr>
          <w:b/>
          <w:bCs/>
        </w:rPr>
        <w:t>:</w:t>
      </w:r>
      <w:r w:rsidRPr="0055594E">
        <w:t xml:space="preserve"> </w:t>
      </w:r>
      <w:r w:rsidRPr="0055594E">
        <w:rPr>
          <w:rtl/>
          <w:lang w:val="en-US"/>
        </w:rPr>
        <w:t xml:space="preserve">האם אתם מנהלים נכסים במספר בנקים, </w:t>
      </w:r>
      <w:r>
        <w:rPr>
          <w:rFonts w:hint="cs"/>
          <w:rtl/>
          <w:lang w:val="en-US"/>
        </w:rPr>
        <w:t xml:space="preserve">מדינות </w:t>
      </w:r>
      <w:r w:rsidRPr="0055594E">
        <w:t xml:space="preserve"> </w:t>
      </w:r>
      <w:r w:rsidRPr="0055594E">
        <w:rPr>
          <w:rtl/>
          <w:lang w:val="en-US"/>
        </w:rPr>
        <w:t>או מטבעות שונים</w:t>
      </w:r>
      <w:r w:rsidRPr="0055594E">
        <w:t>?</w:t>
      </w:r>
    </w:p>
    <w:p w14:paraId="43972503" w14:textId="75D7C3EF" w:rsidR="0055594E" w:rsidRPr="0055594E" w:rsidRDefault="0055594E" w:rsidP="0055594E">
      <w:pPr>
        <w:numPr>
          <w:ilvl w:val="0"/>
          <w:numId w:val="25"/>
        </w:numPr>
        <w:bidi/>
      </w:pPr>
      <w:r w:rsidRPr="0055594E">
        <w:rPr>
          <w:b/>
          <w:bCs/>
          <w:rtl/>
          <w:lang w:val="en-US"/>
        </w:rPr>
        <w:t>זמן</w:t>
      </w:r>
      <w:r w:rsidRPr="0055594E">
        <w:rPr>
          <w:b/>
          <w:bCs/>
        </w:rPr>
        <w:t>:</w:t>
      </w:r>
      <w:r>
        <w:rPr>
          <w:rFonts w:hint="cs"/>
          <w:b/>
          <w:bCs/>
          <w:rtl/>
        </w:rPr>
        <w:t xml:space="preserve"> </w:t>
      </w:r>
      <w:r w:rsidRPr="0055594E">
        <w:t xml:space="preserve"> </w:t>
      </w:r>
      <w:r w:rsidRPr="0055594E">
        <w:rPr>
          <w:rtl/>
          <w:lang w:val="en-US"/>
        </w:rPr>
        <w:t>האם ניהול ההון גוזל מכם זמן יקר על חשבון העסק או המשפחה</w:t>
      </w:r>
      <w:r w:rsidRPr="0055594E">
        <w:t>?</w:t>
      </w:r>
    </w:p>
    <w:p w14:paraId="1873B7A3" w14:textId="7184997D" w:rsidR="0055594E" w:rsidRPr="0055594E" w:rsidRDefault="0055594E" w:rsidP="0055594E">
      <w:pPr>
        <w:numPr>
          <w:ilvl w:val="0"/>
          <w:numId w:val="25"/>
        </w:numPr>
        <w:bidi/>
      </w:pPr>
      <w:r w:rsidRPr="0055594E">
        <w:rPr>
          <w:b/>
          <w:bCs/>
          <w:rtl/>
          <w:lang w:val="en-US"/>
        </w:rPr>
        <w:t>סנכרון</w:t>
      </w:r>
      <w:r w:rsidRPr="0055594E">
        <w:rPr>
          <w:b/>
          <w:bCs/>
        </w:rPr>
        <w:t>:</w:t>
      </w:r>
      <w:r>
        <w:rPr>
          <w:rFonts w:hint="cs"/>
          <w:b/>
          <w:bCs/>
          <w:rtl/>
        </w:rPr>
        <w:t xml:space="preserve"> </w:t>
      </w:r>
      <w:r w:rsidRPr="0055594E">
        <w:t xml:space="preserve"> </w:t>
      </w:r>
      <w:r w:rsidRPr="0055594E">
        <w:rPr>
          <w:rtl/>
          <w:lang w:val="en-US"/>
        </w:rPr>
        <w:t>האם רואה החשבון, עורך הדין והבנקאי שלכם מדברים זה עם זה? (או שאתם אלו שצריכים לתווך ביניהם?)</w:t>
      </w:r>
    </w:p>
    <w:p w14:paraId="2A58AFFF" w14:textId="07013F62" w:rsidR="0055594E" w:rsidRPr="0055594E" w:rsidRDefault="0055594E" w:rsidP="0055594E">
      <w:pPr>
        <w:numPr>
          <w:ilvl w:val="0"/>
          <w:numId w:val="25"/>
        </w:numPr>
        <w:bidi/>
      </w:pPr>
      <w:r w:rsidRPr="0055594E">
        <w:rPr>
          <w:b/>
          <w:bCs/>
          <w:rtl/>
          <w:lang w:val="en-US"/>
        </w:rPr>
        <w:t>המשכיות</w:t>
      </w:r>
      <w:r w:rsidRPr="0055594E">
        <w:rPr>
          <w:b/>
          <w:bCs/>
        </w:rPr>
        <w:t>:</w:t>
      </w:r>
      <w:r>
        <w:rPr>
          <w:rFonts w:hint="cs"/>
          <w:b/>
          <w:bCs/>
          <w:rtl/>
        </w:rPr>
        <w:t xml:space="preserve"> </w:t>
      </w:r>
      <w:r w:rsidRPr="0055594E">
        <w:t xml:space="preserve"> </w:t>
      </w:r>
      <w:r w:rsidRPr="0055594E">
        <w:rPr>
          <w:rtl/>
          <w:lang w:val="en-US"/>
        </w:rPr>
        <w:t>האם אתם מוטרדים מהאופן שבו הדור הבא ינהל את ההון שיקבל</w:t>
      </w:r>
      <w:r w:rsidRPr="0055594E">
        <w:t>?</w:t>
      </w:r>
    </w:p>
    <w:p w14:paraId="2764A3ED" w14:textId="55E94687" w:rsidR="0055594E" w:rsidRPr="0055594E" w:rsidRDefault="0055594E" w:rsidP="0055594E">
      <w:pPr>
        <w:numPr>
          <w:ilvl w:val="0"/>
          <w:numId w:val="25"/>
        </w:numPr>
        <w:bidi/>
      </w:pPr>
      <w:r w:rsidRPr="0055594E">
        <w:rPr>
          <w:b/>
          <w:bCs/>
          <w:rtl/>
          <w:lang w:val="en-US"/>
        </w:rPr>
        <w:t>פיקוח ובקרה</w:t>
      </w:r>
      <w:r w:rsidRPr="0055594E">
        <w:rPr>
          <w:b/>
          <w:bCs/>
        </w:rPr>
        <w:t>:</w:t>
      </w:r>
      <w:r>
        <w:rPr>
          <w:rFonts w:hint="cs"/>
          <w:b/>
          <w:bCs/>
          <w:rtl/>
        </w:rPr>
        <w:t xml:space="preserve"> </w:t>
      </w:r>
      <w:r w:rsidRPr="0055594E">
        <w:t xml:space="preserve"> </w:t>
      </w:r>
      <w:r w:rsidRPr="0055594E">
        <w:rPr>
          <w:rtl/>
          <w:lang w:val="en-US"/>
        </w:rPr>
        <w:t>מי בודק עבורכם את העמלות והביצועים של הבנקים שלכם</w:t>
      </w:r>
      <w:r w:rsidRPr="0055594E">
        <w:t>?</w:t>
      </w:r>
    </w:p>
    <w:p w14:paraId="5AF19037" w14:textId="77777777" w:rsidR="0055594E" w:rsidRPr="0055594E" w:rsidRDefault="00000000" w:rsidP="0055594E">
      <w:pPr>
        <w:bidi/>
      </w:pPr>
      <w:r>
        <w:pict w14:anchorId="2813AE59">
          <v:rect id="_x0000_i1060" style="width:0;height:1.5pt" o:hralign="center" o:hrstd="t" o:hr="t" fillcolor="#a0a0a0" stroked="f"/>
        </w:pict>
      </w:r>
    </w:p>
    <w:p w14:paraId="00367503" w14:textId="77777777" w:rsidR="0055594E" w:rsidRPr="0055594E" w:rsidRDefault="0055594E" w:rsidP="0055594E">
      <w:pPr>
        <w:bidi/>
        <w:rPr>
          <w:b/>
          <w:bCs/>
        </w:rPr>
      </w:pPr>
      <w:r w:rsidRPr="0055594E">
        <w:rPr>
          <w:b/>
          <w:bCs/>
          <w:rtl/>
          <w:lang w:val="en-US"/>
        </w:rPr>
        <w:t>איך בוחרים</w:t>
      </w:r>
      <w:r w:rsidRPr="0055594E">
        <w:rPr>
          <w:b/>
          <w:bCs/>
        </w:rPr>
        <w:t>?</w:t>
      </w:r>
    </w:p>
    <w:p w14:paraId="44339E33" w14:textId="77777777" w:rsidR="0055594E" w:rsidRPr="0055594E" w:rsidRDefault="0055594E" w:rsidP="0055594E">
      <w:pPr>
        <w:bidi/>
        <w:rPr>
          <w:b/>
          <w:bCs/>
        </w:rPr>
      </w:pPr>
      <w:r w:rsidRPr="0055594E">
        <w:rPr>
          <w:b/>
          <w:bCs/>
        </w:rPr>
        <w:t>"</w:t>
      </w:r>
      <w:r w:rsidRPr="0055594E">
        <w:rPr>
          <w:b/>
          <w:bCs/>
          <w:rtl/>
          <w:lang w:val="en-US"/>
        </w:rPr>
        <w:t xml:space="preserve">כללי הזהב" לבחירת </w:t>
      </w:r>
      <w:proofErr w:type="spellStart"/>
      <w:r w:rsidRPr="0055594E">
        <w:rPr>
          <w:b/>
          <w:bCs/>
          <w:rtl/>
          <w:lang w:val="en-US"/>
        </w:rPr>
        <w:t>פמילי</w:t>
      </w:r>
      <w:proofErr w:type="spellEnd"/>
      <w:r w:rsidRPr="0055594E">
        <w:rPr>
          <w:b/>
          <w:bCs/>
          <w:rtl/>
          <w:lang w:val="en-US"/>
        </w:rPr>
        <w:t xml:space="preserve"> אופיס</w:t>
      </w:r>
    </w:p>
    <w:p w14:paraId="0B48E785" w14:textId="77777777" w:rsidR="0055594E" w:rsidRPr="0055594E" w:rsidRDefault="0055594E" w:rsidP="0055594E">
      <w:pPr>
        <w:bidi/>
      </w:pPr>
      <w:r w:rsidRPr="0055594E">
        <w:rPr>
          <w:rtl/>
          <w:lang w:val="en-US"/>
        </w:rPr>
        <w:t xml:space="preserve">בעת בחירת </w:t>
      </w:r>
      <w:proofErr w:type="spellStart"/>
      <w:r w:rsidRPr="0055594E">
        <w:rPr>
          <w:rtl/>
          <w:lang w:val="en-US"/>
        </w:rPr>
        <w:t>פמילי</w:t>
      </w:r>
      <w:proofErr w:type="spellEnd"/>
      <w:r w:rsidRPr="0055594E">
        <w:rPr>
          <w:rtl/>
          <w:lang w:val="en-US"/>
        </w:rPr>
        <w:t xml:space="preserve"> אופיס, אל תתפשרו על שלושה סטנדרטים בסיסיים</w:t>
      </w:r>
      <w:r w:rsidRPr="0055594E">
        <w:t>:</w:t>
      </w:r>
    </w:p>
    <w:p w14:paraId="06E684C7" w14:textId="257E29C6" w:rsidR="0055594E" w:rsidRPr="0055594E" w:rsidRDefault="0055594E" w:rsidP="0055594E">
      <w:pPr>
        <w:bidi/>
        <w:rPr>
          <w:b/>
          <w:bCs/>
        </w:rPr>
      </w:pPr>
      <w:r w:rsidRPr="0055594E">
        <w:rPr>
          <w:b/>
          <w:bCs/>
        </w:rPr>
        <w:t xml:space="preserve"> </w:t>
      </w:r>
      <w:r w:rsidRPr="0055594E">
        <w:rPr>
          <w:b/>
          <w:bCs/>
          <w:rtl/>
          <w:lang w:val="en-US"/>
        </w:rPr>
        <w:t xml:space="preserve">עצמאות </w:t>
      </w:r>
      <w:del w:id="130" w:author="Daniel Peretz" w:date="2026-02-19T19:33:00Z" w16du:dateUtc="2026-02-19T17:33:00Z">
        <w:r w:rsidRPr="0055594E" w:rsidDel="006163D5">
          <w:rPr>
            <w:b/>
            <w:bCs/>
            <w:rtl/>
            <w:lang w:val="en-US"/>
          </w:rPr>
          <w:delText>רדיקלית</w:delText>
        </w:r>
      </w:del>
      <w:ins w:id="131" w:author="Daniel Peretz" w:date="2026-02-19T19:33:00Z" w16du:dateUtc="2026-02-19T17:33:00Z">
        <w:r w:rsidR="006163D5">
          <w:rPr>
            <w:rFonts w:hint="cs"/>
            <w:b/>
            <w:bCs/>
            <w:rtl/>
            <w:lang w:val="en-US"/>
          </w:rPr>
          <w:t>מוחלטת</w:t>
        </w:r>
      </w:ins>
    </w:p>
    <w:p w14:paraId="54808741" w14:textId="1BC994C1" w:rsidR="0055594E" w:rsidRPr="0055594E" w:rsidRDefault="0055594E" w:rsidP="0055594E">
      <w:pPr>
        <w:bidi/>
      </w:pPr>
      <w:r w:rsidRPr="0055594E">
        <w:rPr>
          <w:b/>
          <w:bCs/>
          <w:rtl/>
          <w:lang w:val="en-US"/>
        </w:rPr>
        <w:t>השאלה</w:t>
      </w:r>
      <w:r w:rsidRPr="0055594E">
        <w:rPr>
          <w:b/>
          <w:bCs/>
        </w:rPr>
        <w:t>:</w:t>
      </w:r>
      <w:r>
        <w:rPr>
          <w:rFonts w:hint="cs"/>
          <w:b/>
          <w:bCs/>
          <w:rtl/>
        </w:rPr>
        <w:t xml:space="preserve"> </w:t>
      </w:r>
      <w:r w:rsidRPr="0055594E">
        <w:t xml:space="preserve"> </w:t>
      </w:r>
      <w:r w:rsidRPr="0055594E">
        <w:rPr>
          <w:rtl/>
          <w:lang w:val="en-US"/>
        </w:rPr>
        <w:t>האם הם בבעלות בנק או חברת ביטוח</w:t>
      </w:r>
      <w:r w:rsidRPr="0055594E">
        <w:t>?</w:t>
      </w:r>
      <w:r>
        <w:rPr>
          <w:rFonts w:hint="cs"/>
          <w:rtl/>
        </w:rPr>
        <w:t xml:space="preserve"> </w:t>
      </w:r>
      <w:r>
        <w:rPr>
          <w:rtl/>
        </w:rPr>
        <w:br/>
      </w:r>
      <w:r w:rsidRPr="0055594E">
        <w:rPr>
          <w:b/>
          <w:bCs/>
          <w:rtl/>
          <w:lang w:val="en-US"/>
        </w:rPr>
        <w:t>הסטנדרט של</w:t>
      </w:r>
      <w:r w:rsidRPr="0055594E">
        <w:rPr>
          <w:b/>
          <w:bCs/>
        </w:rPr>
        <w:t xml:space="preserve"> </w:t>
      </w:r>
      <w:r>
        <w:rPr>
          <w:rFonts w:hint="cs"/>
          <w:b/>
          <w:bCs/>
          <w:rtl/>
        </w:rPr>
        <w:t xml:space="preserve"> </w:t>
      </w:r>
      <w:r w:rsidRPr="0055594E">
        <w:rPr>
          <w:b/>
          <w:bCs/>
        </w:rPr>
        <w:t>FWA</w:t>
      </w:r>
      <w:r>
        <w:rPr>
          <w:rFonts w:hint="cs"/>
          <w:b/>
          <w:bCs/>
          <w:rtl/>
        </w:rPr>
        <w:t xml:space="preserve"> : </w:t>
      </w:r>
      <w:r w:rsidRPr="0055594E">
        <w:t xml:space="preserve"> </w:t>
      </w:r>
      <w:r w:rsidRPr="0055594E">
        <w:rPr>
          <w:rtl/>
          <w:lang w:val="en-US"/>
        </w:rPr>
        <w:t>אנו בבעלות פרטית מלאה (100%). איננו מוכרים מוצרים ואין לנו אינטרסים זרים</w:t>
      </w:r>
      <w:r w:rsidRPr="0055594E">
        <w:t>.</w:t>
      </w:r>
    </w:p>
    <w:p w14:paraId="61D1B4F5" w14:textId="7A68D263" w:rsidR="0055594E" w:rsidRPr="0055594E" w:rsidRDefault="0055594E" w:rsidP="0055594E">
      <w:pPr>
        <w:bidi/>
        <w:rPr>
          <w:b/>
          <w:bCs/>
        </w:rPr>
      </w:pPr>
      <w:r w:rsidRPr="0055594E">
        <w:rPr>
          <w:b/>
          <w:bCs/>
        </w:rPr>
        <w:t xml:space="preserve"> </w:t>
      </w:r>
      <w:r w:rsidRPr="0055594E">
        <w:rPr>
          <w:b/>
          <w:bCs/>
          <w:rtl/>
          <w:lang w:val="en-US"/>
        </w:rPr>
        <w:t>הלימה מלאה</w:t>
      </w:r>
      <w:r w:rsidRPr="0055594E">
        <w:rPr>
          <w:b/>
          <w:bCs/>
        </w:rPr>
        <w:t xml:space="preserve"> </w:t>
      </w:r>
      <w:r>
        <w:rPr>
          <w:rFonts w:hint="cs"/>
          <w:b/>
          <w:bCs/>
          <w:rtl/>
        </w:rPr>
        <w:t xml:space="preserve"> </w:t>
      </w:r>
      <w:r w:rsidRPr="0055594E">
        <w:rPr>
          <w:b/>
          <w:bCs/>
        </w:rPr>
        <w:t>(Total Alignment)</w:t>
      </w:r>
    </w:p>
    <w:p w14:paraId="45180DDE" w14:textId="012998D1" w:rsidR="0055594E" w:rsidRPr="0055594E" w:rsidRDefault="0055594E" w:rsidP="0055594E">
      <w:pPr>
        <w:bidi/>
      </w:pPr>
      <w:r w:rsidRPr="0055594E">
        <w:rPr>
          <w:b/>
          <w:bCs/>
          <w:rtl/>
          <w:lang w:val="en-US"/>
        </w:rPr>
        <w:t>השאלה</w:t>
      </w:r>
      <w:r w:rsidRPr="0055594E">
        <w:rPr>
          <w:b/>
          <w:bCs/>
        </w:rPr>
        <w:t>:</w:t>
      </w:r>
      <w:r w:rsidRPr="0055594E">
        <w:t xml:space="preserve"> </w:t>
      </w:r>
      <w:r w:rsidRPr="0055594E">
        <w:rPr>
          <w:rtl/>
          <w:lang w:val="en-US"/>
        </w:rPr>
        <w:t>האם הם שומרים אצלם את העמלות</w:t>
      </w:r>
      <w:r w:rsidRPr="0055594E">
        <w:t xml:space="preserve"> (Rebates) </w:t>
      </w:r>
      <w:r>
        <w:rPr>
          <w:rFonts w:hint="cs"/>
          <w:rtl/>
        </w:rPr>
        <w:t xml:space="preserve">? </w:t>
      </w:r>
      <w:r>
        <w:rPr>
          <w:rtl/>
        </w:rPr>
        <w:br/>
      </w:r>
      <w:r w:rsidRPr="0055594E">
        <w:rPr>
          <w:b/>
          <w:bCs/>
          <w:rtl/>
          <w:lang w:val="en-US"/>
        </w:rPr>
        <w:t>הסטנדרט של</w:t>
      </w:r>
      <w:ins w:id="132" w:author="Daniel Peretz" w:date="2026-02-19T19:35:00Z" w16du:dateUtc="2026-02-19T17:35:00Z">
        <w:r w:rsidR="006163D5">
          <w:rPr>
            <w:rFonts w:hint="cs"/>
            <w:b/>
            <w:bCs/>
            <w:rtl/>
            <w:lang w:val="en-US"/>
          </w:rPr>
          <w:t xml:space="preserve"> </w:t>
        </w:r>
      </w:ins>
      <w:r w:rsidRPr="0055594E">
        <w:rPr>
          <w:b/>
          <w:bCs/>
        </w:rPr>
        <w:t xml:space="preserve"> FWA</w:t>
      </w:r>
      <w:r>
        <w:rPr>
          <w:rFonts w:hint="cs"/>
          <w:b/>
          <w:bCs/>
          <w:rtl/>
        </w:rPr>
        <w:t>:</w:t>
      </w:r>
      <w:r w:rsidRPr="0055594E">
        <w:t xml:space="preserve"> </w:t>
      </w:r>
      <w:r w:rsidRPr="0055594E">
        <w:rPr>
          <w:rtl/>
          <w:lang w:val="en-US"/>
        </w:rPr>
        <w:t>אנו מזכים את חשבונכם ב-100% מכל עמלה המשולמת על ידי צד שלישי. האינטרס שלנו הוא שלכם בלבד</w:t>
      </w:r>
      <w:r w:rsidRPr="0055594E">
        <w:t>.</w:t>
      </w:r>
    </w:p>
    <w:p w14:paraId="46D8E8F2" w14:textId="41BDDCEC" w:rsidR="0055594E" w:rsidRPr="0055594E" w:rsidRDefault="0055594E" w:rsidP="0055594E">
      <w:pPr>
        <w:bidi/>
        <w:rPr>
          <w:b/>
          <w:bCs/>
        </w:rPr>
      </w:pPr>
      <w:r w:rsidRPr="0055594E">
        <w:rPr>
          <w:b/>
          <w:bCs/>
        </w:rPr>
        <w:t xml:space="preserve"> </w:t>
      </w:r>
      <w:r w:rsidRPr="0055594E">
        <w:rPr>
          <w:b/>
          <w:bCs/>
          <w:rtl/>
          <w:lang w:val="en-US"/>
        </w:rPr>
        <w:t>ראייה הוליסטית</w:t>
      </w:r>
      <w:r w:rsidRPr="0055594E">
        <w:rPr>
          <w:b/>
          <w:bCs/>
        </w:rPr>
        <w:t xml:space="preserve"> </w:t>
      </w:r>
      <w:r>
        <w:rPr>
          <w:rFonts w:hint="cs"/>
          <w:b/>
          <w:bCs/>
          <w:rtl/>
        </w:rPr>
        <w:t xml:space="preserve"> </w:t>
      </w:r>
      <w:r w:rsidRPr="0055594E">
        <w:rPr>
          <w:b/>
          <w:bCs/>
        </w:rPr>
        <w:t>(Holistic Oversight)</w:t>
      </w:r>
      <w:r>
        <w:rPr>
          <w:rFonts w:hint="cs"/>
          <w:b/>
          <w:bCs/>
          <w:rtl/>
        </w:rPr>
        <w:t xml:space="preserve"> </w:t>
      </w:r>
    </w:p>
    <w:p w14:paraId="1231A5DC" w14:textId="77777777" w:rsidR="0055594E" w:rsidRDefault="0055594E" w:rsidP="0055594E">
      <w:pPr>
        <w:bidi/>
        <w:rPr>
          <w:rtl/>
        </w:rPr>
      </w:pPr>
      <w:r w:rsidRPr="0055594E">
        <w:rPr>
          <w:b/>
          <w:bCs/>
          <w:rtl/>
          <w:lang w:val="en-US"/>
        </w:rPr>
        <w:t>השאלה</w:t>
      </w:r>
      <w:r w:rsidRPr="0055594E">
        <w:rPr>
          <w:b/>
          <w:bCs/>
        </w:rPr>
        <w:t>:</w:t>
      </w:r>
      <w:r w:rsidRPr="0055594E">
        <w:t xml:space="preserve"> </w:t>
      </w:r>
      <w:r w:rsidRPr="0055594E">
        <w:rPr>
          <w:rtl/>
          <w:lang w:val="en-US"/>
        </w:rPr>
        <w:t>האם הם רואים את התמונה המלאה</w:t>
      </w:r>
      <w:r w:rsidRPr="0055594E">
        <w:t xml:space="preserve">? </w:t>
      </w:r>
    </w:p>
    <w:p w14:paraId="0A6D69F4" w14:textId="48596008" w:rsidR="0055594E" w:rsidRPr="0055594E" w:rsidRDefault="0055594E" w:rsidP="0055594E">
      <w:pPr>
        <w:bidi/>
      </w:pPr>
      <w:r w:rsidRPr="0055594E">
        <w:rPr>
          <w:b/>
          <w:bCs/>
          <w:rtl/>
          <w:lang w:val="en-US"/>
        </w:rPr>
        <w:t>הסטנדרט של</w:t>
      </w:r>
      <w:ins w:id="133" w:author="Daniel Peretz" w:date="2026-02-19T19:36:00Z" w16du:dateUtc="2026-02-19T17:36:00Z">
        <w:r w:rsidR="006163D5">
          <w:rPr>
            <w:rFonts w:hint="cs"/>
            <w:b/>
            <w:bCs/>
            <w:rtl/>
            <w:lang w:val="en-US"/>
          </w:rPr>
          <w:t xml:space="preserve"> </w:t>
        </w:r>
      </w:ins>
      <w:r w:rsidRPr="0055594E">
        <w:rPr>
          <w:b/>
          <w:bCs/>
        </w:rPr>
        <w:t xml:space="preserve"> FWA</w:t>
      </w:r>
      <w:r>
        <w:rPr>
          <w:rFonts w:hint="cs"/>
          <w:b/>
          <w:bCs/>
          <w:rtl/>
        </w:rPr>
        <w:t>:</w:t>
      </w:r>
      <w:r w:rsidRPr="0055594E">
        <w:t xml:space="preserve"> </w:t>
      </w:r>
      <w:r w:rsidRPr="0055594E">
        <w:rPr>
          <w:rtl/>
          <w:lang w:val="en-US"/>
        </w:rPr>
        <w:t>אנחנו לא רק מנהלים את הנכסים שלכם; אנו מבצעים אופטימיזציה של מיסוי, מבנים משפטיים וממשל משפחתי</w:t>
      </w:r>
      <w:ins w:id="134" w:author="Daniel Peretz" w:date="2026-02-19T19:35:00Z" w16du:dateUtc="2026-02-19T17:35:00Z">
        <w:r w:rsidR="006163D5">
          <w:rPr>
            <w:rFonts w:hint="cs"/>
            <w:rtl/>
          </w:rPr>
          <w:t>, לצד ניהול אופרטיבי מלא</w:t>
        </w:r>
      </w:ins>
      <w:del w:id="135" w:author="Daniel Peretz" w:date="2026-02-19T19:35:00Z" w16du:dateUtc="2026-02-19T17:35:00Z">
        <w:r w:rsidRPr="0055594E" w:rsidDel="006163D5">
          <w:delText>.</w:delText>
        </w:r>
      </w:del>
    </w:p>
    <w:p w14:paraId="2286678C" w14:textId="77777777" w:rsidR="0055594E" w:rsidRPr="0055594E" w:rsidRDefault="00000000" w:rsidP="0055594E">
      <w:pPr>
        <w:bidi/>
      </w:pPr>
      <w:r>
        <w:pict w14:anchorId="16145F48">
          <v:rect id="_x0000_i1061" style="width:0;height:1.5pt" o:hralign="center" o:hrstd="t" o:hr="t" fillcolor="#a0a0a0" stroked="f"/>
        </w:pict>
      </w:r>
    </w:p>
    <w:p w14:paraId="6FC2B751" w14:textId="77777777" w:rsidR="006163D5" w:rsidRPr="00D731FD" w:rsidRDefault="006163D5" w:rsidP="006163D5">
      <w:pPr>
        <w:bidi/>
        <w:jc w:val="center"/>
        <w:rPr>
          <w:ins w:id="136" w:author="Daniel Peretz" w:date="2026-02-19T19:36:00Z" w16du:dateUtc="2026-02-19T17:36:00Z"/>
          <w:b/>
          <w:bCs/>
          <w:highlight w:val="yellow"/>
        </w:rPr>
      </w:pPr>
      <w:ins w:id="137" w:author="Daniel Peretz" w:date="2026-02-19T19:36:00Z" w16du:dateUtc="2026-02-19T17:36:00Z">
        <w:r w:rsidRPr="00D731FD">
          <w:rPr>
            <w:b/>
            <w:bCs/>
            <w:highlight w:val="yellow"/>
            <w:rtl/>
          </w:rPr>
          <w:t>בואו נתחיל בשיחה</w:t>
        </w:r>
      </w:ins>
    </w:p>
    <w:p w14:paraId="1BFFA407" w14:textId="77777777" w:rsidR="006163D5" w:rsidRDefault="006163D5" w:rsidP="006163D5">
      <w:pPr>
        <w:bidi/>
        <w:jc w:val="center"/>
        <w:rPr>
          <w:ins w:id="138" w:author="Daniel Peretz" w:date="2026-02-19T19:36:00Z" w16du:dateUtc="2026-02-19T17:36:00Z"/>
        </w:rPr>
      </w:pPr>
      <w:ins w:id="139" w:author="Daniel Peretz" w:date="2026-02-19T19:36:00Z" w16du:dateUtc="2026-02-19T17:36:00Z">
        <w:r w:rsidRPr="00D731FD">
          <w:rPr>
            <w:highlight w:val="yellow"/>
            <w:rtl/>
          </w:rPr>
          <w:t>אנו מזמינים אתכם לפגישת היכרות פרטית</w:t>
        </w:r>
        <w:r w:rsidRPr="00D731FD">
          <w:rPr>
            <w:rFonts w:hint="cs"/>
            <w:highlight w:val="yellow"/>
            <w:rtl/>
          </w:rPr>
          <w:t>.</w:t>
        </w:r>
        <w:r w:rsidRPr="00D731FD">
          <w:rPr>
            <w:highlight w:val="yellow"/>
            <w:rtl/>
          </w:rPr>
          <w:br/>
          <w:t>השאירו פרטים, ונחזור אליכם אישית לתיאום פגישה</w:t>
        </w:r>
        <w:r w:rsidRPr="00D731FD">
          <w:rPr>
            <w:highlight w:val="yellow"/>
          </w:rPr>
          <w:t>.</w:t>
        </w:r>
      </w:ins>
    </w:p>
    <w:p w14:paraId="193F184A" w14:textId="7E9A58FD" w:rsidR="0055594E" w:rsidRPr="0055594E" w:rsidDel="006163D5" w:rsidRDefault="0055594E" w:rsidP="0055594E">
      <w:pPr>
        <w:bidi/>
        <w:jc w:val="center"/>
        <w:rPr>
          <w:del w:id="140" w:author="Daniel Peretz" w:date="2026-02-19T19:36:00Z" w16du:dateUtc="2026-02-19T17:36:00Z"/>
          <w:b/>
          <w:bCs/>
        </w:rPr>
      </w:pPr>
      <w:del w:id="141" w:author="Daniel Peretz" w:date="2026-02-19T19:36:00Z" w16du:dateUtc="2026-02-19T17:36:00Z">
        <w:r w:rsidRPr="0055594E" w:rsidDel="006163D5">
          <w:rPr>
            <w:b/>
            <w:bCs/>
            <w:rtl/>
            <w:lang w:val="en-US"/>
          </w:rPr>
          <w:lastRenderedPageBreak/>
          <w:delText>בואו נתחיל בשיחה</w:delText>
        </w:r>
      </w:del>
    </w:p>
    <w:p w14:paraId="24938BBA" w14:textId="79027EAD" w:rsidR="0055594E" w:rsidRPr="0055594E" w:rsidDel="006163D5" w:rsidRDefault="0055594E" w:rsidP="0055594E">
      <w:pPr>
        <w:bidi/>
        <w:jc w:val="center"/>
        <w:rPr>
          <w:del w:id="142" w:author="Daniel Peretz" w:date="2026-02-19T19:36:00Z" w16du:dateUtc="2026-02-19T17:36:00Z"/>
        </w:rPr>
      </w:pPr>
      <w:del w:id="143" w:author="Daniel Peretz" w:date="2026-02-19T19:36:00Z" w16du:dateUtc="2026-02-19T17:36:00Z">
        <w:r w:rsidRPr="0055594E" w:rsidDel="006163D5">
          <w:rPr>
            <w:b/>
            <w:bCs/>
            <w:rtl/>
            <w:lang w:val="en-US"/>
          </w:rPr>
          <w:delText>מוכנים לעבור מייעוץ מפוצל לאסטרטגיה מאוחדת</w:delText>
        </w:r>
        <w:r w:rsidRPr="0055594E" w:rsidDel="006163D5">
          <w:rPr>
            <w:b/>
            <w:bCs/>
          </w:rPr>
          <w:delText>?</w:delText>
        </w:r>
        <w:r w:rsidRPr="0055594E" w:rsidDel="006163D5">
          <w:delText xml:space="preserve"> </w:delText>
        </w:r>
        <w:r w:rsidDel="006163D5">
          <w:rPr>
            <w:rtl/>
          </w:rPr>
          <w:br/>
        </w:r>
        <w:r w:rsidRPr="0055594E" w:rsidDel="006163D5">
          <w:rPr>
            <w:rtl/>
            <w:lang w:val="en-US"/>
          </w:rPr>
          <w:delText>אנו מזמינים אתכם לפגישת היכרות פרטית. השאירו פרטים ונחזור אליכם לתיאום פגישה</w:delText>
        </w:r>
        <w:r w:rsidRPr="0055594E" w:rsidDel="006163D5">
          <w:delText>.</w:delText>
        </w:r>
      </w:del>
    </w:p>
    <w:p w14:paraId="1CFAF7CD" w14:textId="77777777" w:rsidR="00331A22" w:rsidRDefault="00331A22" w:rsidP="00331A22">
      <w:pPr>
        <w:bidi/>
        <w:rPr>
          <w:rtl/>
        </w:rPr>
      </w:pPr>
    </w:p>
    <w:p w14:paraId="41C3F4F5" w14:textId="304842C1" w:rsidR="0055594E" w:rsidRDefault="0055594E" w:rsidP="0055594E">
      <w:pPr>
        <w:bidi/>
        <w:rPr>
          <w:lang w:val="en-US"/>
        </w:rPr>
      </w:pPr>
    </w:p>
    <w:p w14:paraId="762807BE" w14:textId="13839286" w:rsidR="00CF47B5" w:rsidRPr="00CF47B5" w:rsidRDefault="00CF47B5" w:rsidP="00CF47B5">
      <w:pPr>
        <w:bidi/>
        <w:jc w:val="center"/>
        <w:rPr>
          <w:b/>
          <w:bCs/>
          <w:rtl/>
        </w:rPr>
      </w:pPr>
      <w:r w:rsidRPr="00CF47B5">
        <w:rPr>
          <w:b/>
          <w:bCs/>
          <w:rtl/>
          <w:lang w:val="en-US"/>
        </w:rPr>
        <w:t>שאלות נפוצות</w:t>
      </w:r>
      <w:r>
        <w:rPr>
          <w:rFonts w:hint="cs"/>
          <w:b/>
          <w:bCs/>
          <w:rtl/>
          <w:lang w:val="en-US"/>
        </w:rPr>
        <w:t xml:space="preserve">      (</w:t>
      </w:r>
      <w:r>
        <w:rPr>
          <w:b/>
          <w:bCs/>
          <w:lang w:val="en-US"/>
        </w:rPr>
        <w:t>FAQ</w:t>
      </w:r>
      <w:r>
        <w:rPr>
          <w:rFonts w:hint="cs"/>
          <w:b/>
          <w:bCs/>
          <w:rtl/>
          <w:lang w:val="en-US"/>
        </w:rPr>
        <w:t>)</w:t>
      </w:r>
    </w:p>
    <w:p w14:paraId="78BE0306" w14:textId="2F9E2836" w:rsidR="00CF47B5" w:rsidRPr="00CF47B5" w:rsidRDefault="00CF47B5" w:rsidP="00CF47B5">
      <w:pPr>
        <w:bidi/>
        <w:jc w:val="center"/>
      </w:pPr>
      <w:r w:rsidRPr="00CF47B5">
        <w:rPr>
          <w:rtl/>
          <w:lang w:val="en-US"/>
        </w:rPr>
        <w:t>תשובות לשאלות נפוצות על</w:t>
      </w:r>
      <w:r w:rsidRPr="00CF47B5">
        <w:t xml:space="preserve"> Family Offices</w:t>
      </w:r>
      <w:r>
        <w:rPr>
          <w:rFonts w:hint="cs"/>
          <w:rtl/>
        </w:rPr>
        <w:t>,</w:t>
      </w:r>
      <w:r w:rsidRPr="00CF47B5">
        <w:t xml:space="preserve"> </w:t>
      </w:r>
      <w:r w:rsidRPr="00CF47B5">
        <w:rPr>
          <w:rtl/>
          <w:lang w:val="en-US"/>
        </w:rPr>
        <w:t xml:space="preserve">השירותים שלנו והעבודה המשותפת </w:t>
      </w:r>
      <w:r>
        <w:rPr>
          <w:rFonts w:hint="cs"/>
          <w:rtl/>
          <w:lang w:val="en-US"/>
        </w:rPr>
        <w:t>איתנו</w:t>
      </w:r>
    </w:p>
    <w:p w14:paraId="2C86F8E3" w14:textId="77777777" w:rsidR="00CF47B5" w:rsidRPr="00CF47B5" w:rsidRDefault="00000000" w:rsidP="00CF47B5">
      <w:pPr>
        <w:bidi/>
      </w:pPr>
      <w:r>
        <w:pict w14:anchorId="4E6E7699">
          <v:rect id="_x0000_i1062" style="width:0;height:1.5pt" o:hralign="center" o:hrstd="t" o:hr="t" fillcolor="#a0a0a0" stroked="f"/>
        </w:pict>
      </w:r>
    </w:p>
    <w:p w14:paraId="5106F21B" w14:textId="77777777" w:rsidR="00CF47B5" w:rsidRPr="00CF47B5" w:rsidRDefault="00CF47B5" w:rsidP="00943667">
      <w:pPr>
        <w:bidi/>
        <w:jc w:val="center"/>
        <w:rPr>
          <w:b/>
          <w:bCs/>
        </w:rPr>
      </w:pPr>
      <w:r w:rsidRPr="00CF47B5">
        <w:rPr>
          <w:b/>
          <w:bCs/>
          <w:rtl/>
          <w:lang w:val="en-US"/>
        </w:rPr>
        <w:t>חלק 1: שאלות כלליות</w:t>
      </w:r>
    </w:p>
    <w:p w14:paraId="0C634D1C" w14:textId="77777777" w:rsidR="00CF47B5" w:rsidRDefault="00CF47B5" w:rsidP="00CF47B5">
      <w:pPr>
        <w:bidi/>
        <w:rPr>
          <w:rtl/>
        </w:rPr>
      </w:pPr>
      <w:r w:rsidRPr="00CF47B5">
        <w:rPr>
          <w:b/>
          <w:bCs/>
          <w:rtl/>
          <w:lang w:val="en-US"/>
        </w:rPr>
        <w:t>כיצד</w:t>
      </w:r>
      <w:r w:rsidRPr="00CF47B5">
        <w:rPr>
          <w:b/>
          <w:bCs/>
        </w:rPr>
        <w:t xml:space="preserve"> FWA </w:t>
      </w:r>
      <w:r w:rsidRPr="00CF47B5">
        <w:rPr>
          <w:b/>
          <w:bCs/>
          <w:rtl/>
          <w:lang w:val="en-US"/>
        </w:rPr>
        <w:t>מנהלת ניגודי עניינים פוטנציאליים</w:t>
      </w:r>
      <w:r w:rsidRPr="00CF47B5">
        <w:rPr>
          <w:b/>
          <w:bCs/>
        </w:rPr>
        <w:t>?</w:t>
      </w:r>
      <w:r w:rsidRPr="00CF47B5">
        <w:t xml:space="preserve"> </w:t>
      </w:r>
    </w:p>
    <w:p w14:paraId="1282E741" w14:textId="5891E8FD" w:rsidR="00CF47B5" w:rsidRPr="00CF47B5" w:rsidRDefault="00CF47B5" w:rsidP="00CF47B5">
      <w:pPr>
        <w:bidi/>
        <w:rPr>
          <w:color w:val="EE0000"/>
          <w:sz w:val="22"/>
          <w:szCs w:val="22"/>
        </w:rPr>
      </w:pPr>
      <w:r w:rsidRPr="00CF47B5">
        <w:rPr>
          <w:color w:val="EE0000"/>
          <w:sz w:val="22"/>
          <w:szCs w:val="22"/>
          <w:rtl/>
          <w:lang w:val="en-US"/>
        </w:rPr>
        <w:t>ב</w:t>
      </w:r>
      <w:r w:rsidRPr="00CF47B5">
        <w:rPr>
          <w:color w:val="EE0000"/>
          <w:sz w:val="22"/>
          <w:szCs w:val="22"/>
        </w:rPr>
        <w:t xml:space="preserve">-FWA </w:t>
      </w:r>
      <w:r w:rsidRPr="00CF47B5">
        <w:rPr>
          <w:color w:val="EE0000"/>
          <w:sz w:val="22"/>
          <w:szCs w:val="22"/>
          <w:rtl/>
          <w:lang w:val="en-US"/>
        </w:rPr>
        <w:t xml:space="preserve">אנו מאמינים ששקיפות היא הכלי היעיל ביותר לניהול ניגודי עניינים. בהתאם לחוק הסדרת העיסוק בייעוץ השקעות (1995), </w:t>
      </w:r>
      <w:r w:rsidRPr="002A0FD2">
        <w:rPr>
          <w:color w:val="EE0000"/>
          <w:sz w:val="22"/>
          <w:szCs w:val="22"/>
          <w:highlight w:val="yellow"/>
          <w:rtl/>
          <w:lang w:val="en-US"/>
          <w:rPrChange w:id="144" w:author="Daniel Peretz" w:date="2026-02-19T19:38:00Z" w16du:dateUtc="2026-02-19T17:38:00Z">
            <w:rPr>
              <w:color w:val="EE0000"/>
              <w:sz w:val="22"/>
              <w:szCs w:val="22"/>
              <w:rtl/>
              <w:lang w:val="en-US"/>
            </w:rPr>
          </w:rPrChange>
        </w:rPr>
        <w:t>אנו חושפים באופן יזום את כל הזיקות שלנו</w:t>
      </w:r>
      <w:r w:rsidRPr="00CF47B5">
        <w:rPr>
          <w:color w:val="EE0000"/>
          <w:sz w:val="22"/>
          <w:szCs w:val="22"/>
          <w:rtl/>
          <w:lang w:val="en-US"/>
        </w:rPr>
        <w:t xml:space="preserve"> – קשרים אסטרטגיים עם מוסדות פיננסיים ומנהלי קרנות המאפשרים לנו להעניק ערך מוסף ללקוחותינו</w:t>
      </w:r>
      <w:r w:rsidRPr="00CF47B5">
        <w:rPr>
          <w:color w:val="EE0000"/>
          <w:sz w:val="22"/>
          <w:szCs w:val="22"/>
        </w:rPr>
        <w:t>.</w:t>
      </w:r>
    </w:p>
    <w:p w14:paraId="42EE5C3D" w14:textId="77777777" w:rsidR="00CF47B5" w:rsidRPr="00CF47B5" w:rsidRDefault="00CF47B5" w:rsidP="00CF47B5">
      <w:pPr>
        <w:bidi/>
        <w:rPr>
          <w:color w:val="EE0000"/>
          <w:sz w:val="22"/>
          <w:szCs w:val="22"/>
        </w:rPr>
      </w:pPr>
      <w:r w:rsidRPr="00CF47B5">
        <w:rPr>
          <w:color w:val="EE0000"/>
          <w:sz w:val="22"/>
          <w:szCs w:val="22"/>
          <w:rtl/>
          <w:lang w:val="en-US"/>
        </w:rPr>
        <w:t>אנו שומרים על אובייקטיביות מקצועית ומנטרלים ניגודי עניינים באמצעות שלושה עקרונות ליבה</w:t>
      </w:r>
      <w:r w:rsidRPr="00CF47B5">
        <w:rPr>
          <w:color w:val="EE0000"/>
          <w:sz w:val="22"/>
          <w:szCs w:val="22"/>
        </w:rPr>
        <w:t>:</w:t>
      </w:r>
    </w:p>
    <w:p w14:paraId="4D556FC5" w14:textId="14AE3D3E" w:rsidR="00CF47B5" w:rsidRPr="002A0FD2" w:rsidRDefault="00CF47B5" w:rsidP="00CF47B5">
      <w:pPr>
        <w:numPr>
          <w:ilvl w:val="0"/>
          <w:numId w:val="26"/>
        </w:numPr>
        <w:bidi/>
        <w:rPr>
          <w:color w:val="EE0000"/>
          <w:sz w:val="22"/>
          <w:szCs w:val="22"/>
          <w:highlight w:val="yellow"/>
          <w:rPrChange w:id="145" w:author="Daniel Peretz" w:date="2026-02-19T19:38:00Z" w16du:dateUtc="2026-02-19T17:38:00Z">
            <w:rPr>
              <w:color w:val="EE0000"/>
              <w:sz w:val="22"/>
              <w:szCs w:val="22"/>
            </w:rPr>
          </w:rPrChange>
        </w:rPr>
      </w:pPr>
      <w:r w:rsidRPr="002A0FD2">
        <w:rPr>
          <w:b/>
          <w:bCs/>
          <w:color w:val="EE0000"/>
          <w:sz w:val="22"/>
          <w:szCs w:val="22"/>
          <w:highlight w:val="yellow"/>
          <w:rtl/>
          <w:lang w:val="en-US"/>
          <w:rPrChange w:id="146" w:author="Daniel Peretz" w:date="2026-02-19T19:38:00Z" w16du:dateUtc="2026-02-19T17:38:00Z">
            <w:rPr>
              <w:b/>
              <w:bCs/>
              <w:color w:val="EE0000"/>
              <w:sz w:val="22"/>
              <w:szCs w:val="22"/>
              <w:rtl/>
              <w:lang w:val="en-US"/>
            </w:rPr>
          </w:rPrChange>
        </w:rPr>
        <w:t>מדיניות החזר עמלות</w:t>
      </w:r>
      <w:r w:rsidRPr="002A0FD2">
        <w:rPr>
          <w:b/>
          <w:bCs/>
          <w:color w:val="EE0000"/>
          <w:sz w:val="22"/>
          <w:szCs w:val="22"/>
          <w:highlight w:val="yellow"/>
          <w:rPrChange w:id="147" w:author="Daniel Peretz" w:date="2026-02-19T19:38:00Z" w16du:dateUtc="2026-02-19T17:38:00Z">
            <w:rPr>
              <w:b/>
              <w:bCs/>
              <w:color w:val="EE0000"/>
              <w:sz w:val="22"/>
              <w:szCs w:val="22"/>
            </w:rPr>
          </w:rPrChange>
        </w:rPr>
        <w:t xml:space="preserve"> (Rebate) </w:t>
      </w:r>
      <w:r w:rsidRPr="002A0FD2">
        <w:rPr>
          <w:b/>
          <w:bCs/>
          <w:color w:val="EE0000"/>
          <w:sz w:val="22"/>
          <w:szCs w:val="22"/>
          <w:highlight w:val="yellow"/>
          <w:rtl/>
          <w:lang w:val="en-US"/>
          <w:rPrChange w:id="148" w:author="Daniel Peretz" w:date="2026-02-19T19:38:00Z" w16du:dateUtc="2026-02-19T17:38:00Z">
            <w:rPr>
              <w:b/>
              <w:bCs/>
              <w:color w:val="EE0000"/>
              <w:sz w:val="22"/>
              <w:szCs w:val="22"/>
              <w:rtl/>
              <w:lang w:val="en-US"/>
            </w:rPr>
          </w:rPrChange>
        </w:rPr>
        <w:t>של 100%</w:t>
      </w:r>
      <w:r w:rsidRPr="002A0FD2">
        <w:rPr>
          <w:b/>
          <w:bCs/>
          <w:color w:val="EE0000"/>
          <w:sz w:val="22"/>
          <w:szCs w:val="22"/>
          <w:highlight w:val="yellow"/>
          <w:rPrChange w:id="149" w:author="Daniel Peretz" w:date="2026-02-19T19:38:00Z" w16du:dateUtc="2026-02-19T17:38:00Z">
            <w:rPr>
              <w:b/>
              <w:bCs/>
              <w:color w:val="EE0000"/>
              <w:sz w:val="22"/>
              <w:szCs w:val="22"/>
            </w:rPr>
          </w:rPrChange>
        </w:rPr>
        <w:t>:</w:t>
      </w:r>
      <w:r w:rsidRPr="002A0FD2">
        <w:rPr>
          <w:color w:val="EE0000"/>
          <w:sz w:val="22"/>
          <w:szCs w:val="22"/>
          <w:highlight w:val="yellow"/>
          <w:rPrChange w:id="150" w:author="Daniel Peretz" w:date="2026-02-19T19:38:00Z" w16du:dateUtc="2026-02-19T17:38:00Z">
            <w:rPr>
              <w:color w:val="EE0000"/>
              <w:sz w:val="22"/>
              <w:szCs w:val="22"/>
            </w:rPr>
          </w:rPrChange>
        </w:rPr>
        <w:t xml:space="preserve"> </w:t>
      </w:r>
      <w:r w:rsidRPr="002A0FD2">
        <w:rPr>
          <w:rFonts w:hint="cs"/>
          <w:color w:val="EE0000"/>
          <w:sz w:val="22"/>
          <w:szCs w:val="22"/>
          <w:highlight w:val="yellow"/>
          <w:rtl/>
          <w:rPrChange w:id="151" w:author="Daniel Peretz" w:date="2026-02-19T19:38:00Z" w16du:dateUtc="2026-02-19T17:38:00Z">
            <w:rPr>
              <w:rFonts w:hint="cs"/>
              <w:color w:val="EE0000"/>
              <w:sz w:val="22"/>
              <w:szCs w:val="22"/>
              <w:rtl/>
            </w:rPr>
          </w:rPrChange>
        </w:rPr>
        <w:t xml:space="preserve"> אנו נזכה</w:t>
      </w:r>
      <w:r w:rsidRPr="002A0FD2">
        <w:rPr>
          <w:color w:val="EE0000"/>
          <w:sz w:val="22"/>
          <w:szCs w:val="22"/>
          <w:highlight w:val="yellow"/>
          <w:rtl/>
          <w:lang w:val="en-US"/>
          <w:rPrChange w:id="152" w:author="Daniel Peretz" w:date="2026-02-19T19:38:00Z" w16du:dateUtc="2026-02-19T17:38:00Z">
            <w:rPr>
              <w:color w:val="EE0000"/>
              <w:sz w:val="22"/>
              <w:szCs w:val="22"/>
              <w:rtl/>
              <w:lang w:val="en-US"/>
            </w:rPr>
          </w:rPrChange>
        </w:rPr>
        <w:t xml:space="preserve"> את חשבונכם בכל עמלת המתקבלת מגופים</w:t>
      </w:r>
      <w:r w:rsidRPr="002A0FD2">
        <w:rPr>
          <w:rFonts w:hint="cs"/>
          <w:color w:val="EE0000"/>
          <w:sz w:val="22"/>
          <w:szCs w:val="22"/>
          <w:highlight w:val="yellow"/>
          <w:rtl/>
          <w:lang w:val="en-US"/>
          <w:rPrChange w:id="153" w:author="Daniel Peretz" w:date="2026-02-19T19:38:00Z" w16du:dateUtc="2026-02-19T17:38:00Z">
            <w:rPr>
              <w:rFonts w:hint="cs"/>
              <w:color w:val="EE0000"/>
              <w:sz w:val="22"/>
              <w:szCs w:val="22"/>
              <w:rtl/>
              <w:lang w:val="en-US"/>
            </w:rPr>
          </w:rPrChange>
        </w:rPr>
        <w:t xml:space="preserve"> כלשהם</w:t>
      </w:r>
      <w:r w:rsidRPr="002A0FD2">
        <w:rPr>
          <w:color w:val="EE0000"/>
          <w:sz w:val="22"/>
          <w:szCs w:val="22"/>
          <w:highlight w:val="yellow"/>
          <w:rtl/>
          <w:lang w:val="en-US"/>
          <w:rPrChange w:id="154" w:author="Daniel Peretz" w:date="2026-02-19T19:38:00Z" w16du:dateUtc="2026-02-19T17:38:00Z">
            <w:rPr>
              <w:color w:val="EE0000"/>
              <w:sz w:val="22"/>
              <w:szCs w:val="22"/>
              <w:rtl/>
              <w:lang w:val="en-US"/>
            </w:rPr>
          </w:rPrChange>
        </w:rPr>
        <w:t xml:space="preserve">. זה מבטיח שהאינטרסים הכלכליים שלנו זהים </w:t>
      </w:r>
      <w:proofErr w:type="spellStart"/>
      <w:r w:rsidRPr="002A0FD2">
        <w:rPr>
          <w:color w:val="EE0000"/>
          <w:sz w:val="22"/>
          <w:szCs w:val="22"/>
          <w:highlight w:val="yellow"/>
          <w:rtl/>
          <w:lang w:val="en-US"/>
          <w:rPrChange w:id="155" w:author="Daniel Peretz" w:date="2026-02-19T19:38:00Z" w16du:dateUtc="2026-02-19T17:38:00Z">
            <w:rPr>
              <w:color w:val="EE0000"/>
              <w:sz w:val="22"/>
              <w:szCs w:val="22"/>
              <w:rtl/>
              <w:lang w:val="en-US"/>
            </w:rPr>
          </w:rPrChange>
        </w:rPr>
        <w:t>לשלכם</w:t>
      </w:r>
      <w:proofErr w:type="spellEnd"/>
      <w:r w:rsidRPr="002A0FD2">
        <w:rPr>
          <w:color w:val="EE0000"/>
          <w:sz w:val="22"/>
          <w:szCs w:val="22"/>
          <w:highlight w:val="yellow"/>
          <w:rtl/>
          <w:lang w:val="en-US"/>
          <w:rPrChange w:id="156" w:author="Daniel Peretz" w:date="2026-02-19T19:38:00Z" w16du:dateUtc="2026-02-19T17:38:00Z">
            <w:rPr>
              <w:color w:val="EE0000"/>
              <w:sz w:val="22"/>
              <w:szCs w:val="22"/>
              <w:rtl/>
              <w:lang w:val="en-US"/>
            </w:rPr>
          </w:rPrChange>
        </w:rPr>
        <w:t>, שכן לעולם לא נפיק רווח מבחירה במנהל השקעות אחד על פני אחר</w:t>
      </w:r>
      <w:r w:rsidRPr="002A0FD2">
        <w:rPr>
          <w:color w:val="EE0000"/>
          <w:sz w:val="22"/>
          <w:szCs w:val="22"/>
          <w:highlight w:val="yellow"/>
          <w:rPrChange w:id="157" w:author="Daniel Peretz" w:date="2026-02-19T19:38:00Z" w16du:dateUtc="2026-02-19T17:38:00Z">
            <w:rPr>
              <w:color w:val="EE0000"/>
              <w:sz w:val="22"/>
              <w:szCs w:val="22"/>
            </w:rPr>
          </w:rPrChange>
        </w:rPr>
        <w:t>.</w:t>
      </w:r>
    </w:p>
    <w:p w14:paraId="61ADA9B6" w14:textId="75A79F1B" w:rsidR="00CF47B5" w:rsidRPr="002A0FD2" w:rsidRDefault="00CF47B5" w:rsidP="00CF47B5">
      <w:pPr>
        <w:numPr>
          <w:ilvl w:val="0"/>
          <w:numId w:val="26"/>
        </w:numPr>
        <w:bidi/>
        <w:rPr>
          <w:color w:val="EE0000"/>
          <w:sz w:val="22"/>
          <w:szCs w:val="22"/>
          <w:highlight w:val="yellow"/>
          <w:rPrChange w:id="158" w:author="Daniel Peretz" w:date="2026-02-19T19:38:00Z" w16du:dateUtc="2026-02-19T17:38:00Z">
            <w:rPr>
              <w:color w:val="EE0000"/>
              <w:sz w:val="22"/>
              <w:szCs w:val="22"/>
            </w:rPr>
          </w:rPrChange>
        </w:rPr>
      </w:pPr>
      <w:r w:rsidRPr="002A0FD2">
        <w:rPr>
          <w:b/>
          <w:bCs/>
          <w:color w:val="EE0000"/>
          <w:sz w:val="22"/>
          <w:szCs w:val="22"/>
          <w:highlight w:val="yellow"/>
          <w:rtl/>
          <w:lang w:val="en-US"/>
          <w:rPrChange w:id="159" w:author="Daniel Peretz" w:date="2026-02-19T19:38:00Z" w16du:dateUtc="2026-02-19T17:38:00Z">
            <w:rPr>
              <w:b/>
              <w:bCs/>
              <w:color w:val="EE0000"/>
              <w:sz w:val="22"/>
              <w:szCs w:val="22"/>
              <w:rtl/>
              <w:lang w:val="en-US"/>
            </w:rPr>
          </w:rPrChange>
        </w:rPr>
        <w:t>מינוף כוח קנייה מוסדי</w:t>
      </w:r>
      <w:r w:rsidRPr="002A0FD2">
        <w:rPr>
          <w:b/>
          <w:bCs/>
          <w:color w:val="EE0000"/>
          <w:sz w:val="22"/>
          <w:szCs w:val="22"/>
          <w:highlight w:val="yellow"/>
          <w:rPrChange w:id="160" w:author="Daniel Peretz" w:date="2026-02-19T19:38:00Z" w16du:dateUtc="2026-02-19T17:38:00Z">
            <w:rPr>
              <w:b/>
              <w:bCs/>
              <w:color w:val="EE0000"/>
              <w:sz w:val="22"/>
              <w:szCs w:val="22"/>
            </w:rPr>
          </w:rPrChange>
        </w:rPr>
        <w:t xml:space="preserve">: </w:t>
      </w:r>
      <w:r w:rsidRPr="002A0FD2">
        <w:rPr>
          <w:rFonts w:hint="cs"/>
          <w:b/>
          <w:bCs/>
          <w:color w:val="EE0000"/>
          <w:sz w:val="22"/>
          <w:szCs w:val="22"/>
          <w:highlight w:val="yellow"/>
          <w:rtl/>
          <w:rPrChange w:id="161" w:author="Daniel Peretz" w:date="2026-02-19T19:38:00Z" w16du:dateUtc="2026-02-19T17:38:00Z">
            <w:rPr>
              <w:rFonts w:hint="cs"/>
              <w:b/>
              <w:bCs/>
              <w:color w:val="EE0000"/>
              <w:sz w:val="22"/>
              <w:szCs w:val="22"/>
              <w:rtl/>
            </w:rPr>
          </w:rPrChange>
        </w:rPr>
        <w:t xml:space="preserve"> </w:t>
      </w:r>
      <w:r w:rsidRPr="002A0FD2">
        <w:rPr>
          <w:color w:val="EE0000"/>
          <w:sz w:val="22"/>
          <w:szCs w:val="22"/>
          <w:highlight w:val="yellow"/>
          <w:rtl/>
          <w:lang w:val="en-US"/>
          <w:rPrChange w:id="162" w:author="Daniel Peretz" w:date="2026-02-19T19:38:00Z" w16du:dateUtc="2026-02-19T17:38:00Z">
            <w:rPr>
              <w:color w:val="EE0000"/>
              <w:sz w:val="22"/>
              <w:szCs w:val="22"/>
              <w:rtl/>
              <w:lang w:val="en-US"/>
            </w:rPr>
          </w:rPrChange>
        </w:rPr>
        <w:t>אנו רותמים את הקשרים האסטרטגיים שלנו כדי להשיג עבורכם תנאים השמורים לגופים מוסדיים בלבד, לרבות דמי ניהול מופחתים וגישה ל</w:t>
      </w:r>
      <w:r w:rsidRPr="002A0FD2">
        <w:rPr>
          <w:rFonts w:hint="cs"/>
          <w:color w:val="EE0000"/>
          <w:sz w:val="22"/>
          <w:szCs w:val="22"/>
          <w:highlight w:val="yellow"/>
          <w:rtl/>
          <w:lang w:val="en-US"/>
          <w:rPrChange w:id="163" w:author="Daniel Peretz" w:date="2026-02-19T19:38:00Z" w16du:dateUtc="2026-02-19T17:38:00Z">
            <w:rPr>
              <w:rFonts w:hint="cs"/>
              <w:color w:val="EE0000"/>
              <w:sz w:val="22"/>
              <w:szCs w:val="22"/>
              <w:rtl/>
              <w:lang w:val="en-US"/>
            </w:rPr>
          </w:rPrChange>
        </w:rPr>
        <w:t>קרנות</w:t>
      </w:r>
      <w:r w:rsidRPr="002A0FD2">
        <w:rPr>
          <w:color w:val="EE0000"/>
          <w:sz w:val="22"/>
          <w:szCs w:val="22"/>
          <w:highlight w:val="yellow"/>
          <w:rtl/>
          <w:lang w:val="en-US"/>
          <w:rPrChange w:id="164" w:author="Daniel Peretz" w:date="2026-02-19T19:38:00Z" w16du:dateUtc="2026-02-19T17:38:00Z">
            <w:rPr>
              <w:color w:val="EE0000"/>
              <w:sz w:val="22"/>
              <w:szCs w:val="22"/>
              <w:rtl/>
              <w:lang w:val="en-US"/>
            </w:rPr>
          </w:rPrChange>
        </w:rPr>
        <w:t xml:space="preserve"> השקעה</w:t>
      </w:r>
      <w:r w:rsidRPr="002A0FD2">
        <w:rPr>
          <w:color w:val="EE0000"/>
          <w:sz w:val="22"/>
          <w:szCs w:val="22"/>
          <w:highlight w:val="yellow"/>
          <w:rPrChange w:id="165" w:author="Daniel Peretz" w:date="2026-02-19T19:38:00Z" w16du:dateUtc="2026-02-19T17:38:00Z">
            <w:rPr>
              <w:color w:val="EE0000"/>
              <w:sz w:val="22"/>
              <w:szCs w:val="22"/>
            </w:rPr>
          </w:rPrChange>
        </w:rPr>
        <w:t xml:space="preserve"> </w:t>
      </w:r>
      <w:r w:rsidRPr="002A0FD2">
        <w:rPr>
          <w:rFonts w:hint="cs"/>
          <w:color w:val="EE0000"/>
          <w:sz w:val="22"/>
          <w:szCs w:val="22"/>
          <w:highlight w:val="yellow"/>
          <w:rtl/>
          <w:rPrChange w:id="166" w:author="Daniel Peretz" w:date="2026-02-19T19:38:00Z" w16du:dateUtc="2026-02-19T17:38:00Z">
            <w:rPr>
              <w:rFonts w:hint="cs"/>
              <w:color w:val="EE0000"/>
              <w:sz w:val="22"/>
              <w:szCs w:val="22"/>
              <w:rtl/>
            </w:rPr>
          </w:rPrChange>
        </w:rPr>
        <w:t xml:space="preserve"> </w:t>
      </w:r>
      <w:r w:rsidRPr="002A0FD2">
        <w:rPr>
          <w:color w:val="EE0000"/>
          <w:sz w:val="22"/>
          <w:szCs w:val="22"/>
          <w:highlight w:val="yellow"/>
          <w:rtl/>
          <w:lang w:val="en-US"/>
          <w:rPrChange w:id="167" w:author="Daniel Peretz" w:date="2026-02-19T19:38:00Z" w16du:dateUtc="2026-02-19T17:38:00Z">
            <w:rPr>
              <w:color w:val="EE0000"/>
              <w:sz w:val="22"/>
              <w:szCs w:val="22"/>
              <w:rtl/>
              <w:lang w:val="en-US"/>
            </w:rPr>
          </w:rPrChange>
        </w:rPr>
        <w:t>סגורות, שאינן נגישות למשקיעים פרטיים</w:t>
      </w:r>
      <w:r w:rsidRPr="002A0FD2">
        <w:rPr>
          <w:color w:val="EE0000"/>
          <w:sz w:val="22"/>
          <w:szCs w:val="22"/>
          <w:highlight w:val="yellow"/>
          <w:rPrChange w:id="168" w:author="Daniel Peretz" w:date="2026-02-19T19:38:00Z" w16du:dateUtc="2026-02-19T17:38:00Z">
            <w:rPr>
              <w:color w:val="EE0000"/>
              <w:sz w:val="22"/>
              <w:szCs w:val="22"/>
            </w:rPr>
          </w:rPrChange>
        </w:rPr>
        <w:t>.</w:t>
      </w:r>
      <w:r w:rsidRPr="002A0FD2">
        <w:rPr>
          <w:color w:val="EE0000"/>
          <w:sz w:val="22"/>
          <w:szCs w:val="22"/>
          <w:highlight w:val="yellow"/>
          <w:rtl/>
          <w:lang w:val="en-US"/>
          <w:rPrChange w:id="169" w:author="Daniel Peretz" w:date="2026-02-19T19:38:00Z" w16du:dateUtc="2026-02-19T17:38:00Z">
            <w:rPr>
              <w:color w:val="EE0000"/>
              <w:sz w:val="22"/>
              <w:szCs w:val="22"/>
              <w:rtl/>
              <w:lang w:val="en-US"/>
            </w:rPr>
          </w:rPrChange>
        </w:rPr>
        <w:t xml:space="preserve"> </w:t>
      </w:r>
    </w:p>
    <w:p w14:paraId="5E54A074" w14:textId="19EDED28" w:rsidR="00CF47B5" w:rsidRPr="002A0FD2" w:rsidRDefault="00CF47B5" w:rsidP="00CF47B5">
      <w:pPr>
        <w:numPr>
          <w:ilvl w:val="0"/>
          <w:numId w:val="26"/>
        </w:numPr>
        <w:bidi/>
        <w:rPr>
          <w:color w:val="EE0000"/>
          <w:sz w:val="22"/>
          <w:szCs w:val="22"/>
          <w:highlight w:val="yellow"/>
          <w:rPrChange w:id="170" w:author="Daniel Peretz" w:date="2026-02-19T19:38:00Z" w16du:dateUtc="2026-02-19T17:38:00Z">
            <w:rPr>
              <w:color w:val="EE0000"/>
              <w:sz w:val="22"/>
              <w:szCs w:val="22"/>
            </w:rPr>
          </w:rPrChange>
        </w:rPr>
      </w:pPr>
      <w:r w:rsidRPr="002A0FD2">
        <w:rPr>
          <w:b/>
          <w:bCs/>
          <w:color w:val="EE0000"/>
          <w:sz w:val="22"/>
          <w:szCs w:val="22"/>
          <w:highlight w:val="yellow"/>
          <w:rtl/>
          <w:lang w:val="en-US"/>
          <w:rPrChange w:id="171" w:author="Daniel Peretz" w:date="2026-02-19T19:38:00Z" w16du:dateUtc="2026-02-19T17:38:00Z">
            <w:rPr>
              <w:b/>
              <w:bCs/>
              <w:color w:val="EE0000"/>
              <w:sz w:val="22"/>
              <w:szCs w:val="22"/>
              <w:rtl/>
              <w:lang w:val="en-US"/>
            </w:rPr>
          </w:rPrChange>
        </w:rPr>
        <w:t>ארכיטקטורה פתוחה</w:t>
      </w:r>
      <w:r w:rsidRPr="002A0FD2">
        <w:rPr>
          <w:b/>
          <w:bCs/>
          <w:color w:val="EE0000"/>
          <w:sz w:val="22"/>
          <w:szCs w:val="22"/>
          <w:highlight w:val="yellow"/>
          <w:rPrChange w:id="172" w:author="Daniel Peretz" w:date="2026-02-19T19:38:00Z" w16du:dateUtc="2026-02-19T17:38:00Z">
            <w:rPr>
              <w:b/>
              <w:bCs/>
              <w:color w:val="EE0000"/>
              <w:sz w:val="22"/>
              <w:szCs w:val="22"/>
            </w:rPr>
          </w:rPrChange>
        </w:rPr>
        <w:t>:</w:t>
      </w:r>
      <w:r w:rsidRPr="002A0FD2">
        <w:rPr>
          <w:color w:val="EE0000"/>
          <w:sz w:val="22"/>
          <w:szCs w:val="22"/>
          <w:highlight w:val="yellow"/>
          <w:rPrChange w:id="173" w:author="Daniel Peretz" w:date="2026-02-19T19:38:00Z" w16du:dateUtc="2026-02-19T17:38:00Z">
            <w:rPr>
              <w:color w:val="EE0000"/>
              <w:sz w:val="22"/>
              <w:szCs w:val="22"/>
            </w:rPr>
          </w:rPrChange>
        </w:rPr>
        <w:t xml:space="preserve"> </w:t>
      </w:r>
      <w:r w:rsidRPr="002A0FD2">
        <w:rPr>
          <w:rFonts w:hint="cs"/>
          <w:color w:val="EE0000"/>
          <w:sz w:val="22"/>
          <w:szCs w:val="22"/>
          <w:highlight w:val="yellow"/>
          <w:rtl/>
          <w:rPrChange w:id="174" w:author="Daniel Peretz" w:date="2026-02-19T19:38:00Z" w16du:dateUtc="2026-02-19T17:38:00Z">
            <w:rPr>
              <w:rFonts w:hint="cs"/>
              <w:color w:val="EE0000"/>
              <w:sz w:val="22"/>
              <w:szCs w:val="22"/>
              <w:rtl/>
            </w:rPr>
          </w:rPrChange>
        </w:rPr>
        <w:t xml:space="preserve"> </w:t>
      </w:r>
      <w:r w:rsidRPr="002A0FD2">
        <w:rPr>
          <w:color w:val="EE0000"/>
          <w:sz w:val="22"/>
          <w:szCs w:val="22"/>
          <w:highlight w:val="yellow"/>
          <w:rtl/>
          <w:lang w:val="en-US"/>
          <w:rPrChange w:id="175" w:author="Daniel Peretz" w:date="2026-02-19T19:38:00Z" w16du:dateUtc="2026-02-19T17:38:00Z">
            <w:rPr>
              <w:color w:val="EE0000"/>
              <w:sz w:val="22"/>
              <w:szCs w:val="22"/>
              <w:rtl/>
              <w:lang w:val="en-US"/>
            </w:rPr>
          </w:rPrChange>
        </w:rPr>
        <w:t>ללא קשר לזיקות שלנו, כל השקעה עוברת סינון קפדני. נמליץ על מוצר מסוים אך ורק אם הוא המענה המיטבי ליעדים ארוכי הטווח של משפחתכם</w:t>
      </w:r>
      <w:r w:rsidRPr="002A0FD2">
        <w:rPr>
          <w:color w:val="EE0000"/>
          <w:sz w:val="22"/>
          <w:szCs w:val="22"/>
          <w:highlight w:val="yellow"/>
          <w:rPrChange w:id="176" w:author="Daniel Peretz" w:date="2026-02-19T19:38:00Z" w16du:dateUtc="2026-02-19T17:38:00Z">
            <w:rPr>
              <w:color w:val="EE0000"/>
              <w:sz w:val="22"/>
              <w:szCs w:val="22"/>
            </w:rPr>
          </w:rPrChange>
        </w:rPr>
        <w:t>.</w:t>
      </w:r>
    </w:p>
    <w:p w14:paraId="6F9C6D36" w14:textId="4A7E4A3D" w:rsidR="00CF47B5" w:rsidRPr="002A0FD2" w:rsidRDefault="00CF47B5" w:rsidP="00CF47B5">
      <w:pPr>
        <w:bidi/>
        <w:rPr>
          <w:color w:val="EE0000"/>
          <w:sz w:val="22"/>
          <w:szCs w:val="22"/>
          <w:highlight w:val="yellow"/>
          <w:rPrChange w:id="177" w:author="Daniel Peretz" w:date="2026-02-19T19:39:00Z" w16du:dateUtc="2026-02-19T17:39:00Z">
            <w:rPr>
              <w:color w:val="EE0000"/>
              <w:sz w:val="22"/>
              <w:szCs w:val="22"/>
            </w:rPr>
          </w:rPrChange>
        </w:rPr>
      </w:pPr>
      <w:r w:rsidRPr="00CF47B5">
        <w:rPr>
          <w:b/>
          <w:bCs/>
          <w:rtl/>
          <w:lang w:val="en-US"/>
        </w:rPr>
        <w:t>האם</w:t>
      </w:r>
      <w:r w:rsidRPr="00CF47B5">
        <w:rPr>
          <w:b/>
          <w:bCs/>
        </w:rPr>
        <w:t xml:space="preserve"> FWA </w:t>
      </w:r>
      <w:r w:rsidRPr="00CF47B5">
        <w:rPr>
          <w:b/>
          <w:bCs/>
          <w:rtl/>
          <w:lang w:val="en-US"/>
        </w:rPr>
        <w:t>היא חברה בעלת רישיון לניהול השקעות</w:t>
      </w:r>
      <w:r w:rsidRPr="00CF47B5">
        <w:rPr>
          <w:b/>
          <w:bCs/>
        </w:rPr>
        <w:t>?</w:t>
      </w:r>
      <w:r w:rsidRPr="00CF47B5">
        <w:t xml:space="preserve"> </w:t>
      </w:r>
      <w:r>
        <w:rPr>
          <w:rtl/>
        </w:rPr>
        <w:br/>
      </w:r>
      <w:r w:rsidRPr="002A0FD2">
        <w:rPr>
          <w:color w:val="EE0000"/>
          <w:sz w:val="22"/>
          <w:szCs w:val="22"/>
          <w:highlight w:val="yellow"/>
          <w:rPrChange w:id="178" w:author="Daniel Peretz" w:date="2026-02-19T19:39:00Z" w16du:dateUtc="2026-02-19T17:39:00Z">
            <w:rPr>
              <w:color w:val="EE0000"/>
              <w:sz w:val="22"/>
              <w:szCs w:val="22"/>
            </w:rPr>
          </w:rPrChange>
        </w:rPr>
        <w:t>FWA</w:t>
      </w:r>
      <w:r w:rsidRPr="002A0FD2">
        <w:rPr>
          <w:color w:val="EE0000"/>
          <w:sz w:val="22"/>
          <w:szCs w:val="22"/>
          <w:highlight w:val="yellow"/>
          <w:rtl/>
          <w:lang w:val="en-US"/>
          <w:rPrChange w:id="179" w:author="Daniel Peretz" w:date="2026-02-19T19:39:00Z" w16du:dateUtc="2026-02-19T17:39:00Z">
            <w:rPr>
              <w:color w:val="EE0000"/>
              <w:sz w:val="22"/>
              <w:szCs w:val="22"/>
              <w:rtl/>
              <w:lang w:val="en-US"/>
            </w:rPr>
          </w:rPrChange>
        </w:rPr>
        <w:t xml:space="preserve"> פועלת כחברת </w:t>
      </w:r>
      <w:proofErr w:type="spellStart"/>
      <w:r w:rsidRPr="002A0FD2">
        <w:rPr>
          <w:rFonts w:hint="cs"/>
          <w:color w:val="EE0000"/>
          <w:sz w:val="22"/>
          <w:szCs w:val="22"/>
          <w:highlight w:val="yellow"/>
          <w:rtl/>
          <w:lang w:val="en-US"/>
          <w:rPrChange w:id="180" w:author="Daniel Peretz" w:date="2026-02-19T19:39:00Z" w16du:dateUtc="2026-02-19T17:39:00Z">
            <w:rPr>
              <w:rFonts w:hint="cs"/>
              <w:color w:val="EE0000"/>
              <w:sz w:val="22"/>
              <w:szCs w:val="22"/>
              <w:rtl/>
              <w:lang w:val="en-US"/>
            </w:rPr>
          </w:rPrChange>
        </w:rPr>
        <w:t>פמילי</w:t>
      </w:r>
      <w:proofErr w:type="spellEnd"/>
      <w:r w:rsidRPr="002A0FD2">
        <w:rPr>
          <w:rFonts w:hint="cs"/>
          <w:color w:val="EE0000"/>
          <w:sz w:val="22"/>
          <w:szCs w:val="22"/>
          <w:highlight w:val="yellow"/>
          <w:rtl/>
          <w:lang w:val="en-US"/>
          <w:rPrChange w:id="181" w:author="Daniel Peretz" w:date="2026-02-19T19:39:00Z" w16du:dateUtc="2026-02-19T17:39:00Z">
            <w:rPr>
              <w:rFonts w:hint="cs"/>
              <w:color w:val="EE0000"/>
              <w:sz w:val="22"/>
              <w:szCs w:val="22"/>
              <w:rtl/>
              <w:lang w:val="en-US"/>
            </w:rPr>
          </w:rPrChange>
        </w:rPr>
        <w:t xml:space="preserve"> אופיס</w:t>
      </w:r>
      <w:r w:rsidRPr="002A0FD2">
        <w:rPr>
          <w:color w:val="EE0000"/>
          <w:sz w:val="22"/>
          <w:szCs w:val="22"/>
          <w:highlight w:val="yellow"/>
          <w:rtl/>
          <w:lang w:val="en-US"/>
          <w:rPrChange w:id="182" w:author="Daniel Peretz" w:date="2026-02-19T19:39:00Z" w16du:dateUtc="2026-02-19T17:39:00Z">
            <w:rPr>
              <w:color w:val="EE0000"/>
              <w:sz w:val="22"/>
              <w:szCs w:val="22"/>
              <w:rtl/>
              <w:lang w:val="en-US"/>
            </w:rPr>
          </w:rPrChange>
        </w:rPr>
        <w:t xml:space="preserve"> המתמקדת באופן בלעדי ב</w:t>
      </w:r>
      <w:r w:rsidRPr="002A0FD2">
        <w:rPr>
          <w:rFonts w:hint="cs"/>
          <w:color w:val="EE0000"/>
          <w:sz w:val="22"/>
          <w:szCs w:val="22"/>
          <w:highlight w:val="yellow"/>
          <w:rtl/>
          <w:lang w:val="en-US"/>
          <w:rPrChange w:id="183" w:author="Daniel Peretz" w:date="2026-02-19T19:39:00Z" w16du:dateUtc="2026-02-19T17:39:00Z">
            <w:rPr>
              <w:rFonts w:hint="cs"/>
              <w:color w:val="EE0000"/>
              <w:sz w:val="22"/>
              <w:szCs w:val="22"/>
              <w:rtl/>
              <w:lang w:val="en-US"/>
            </w:rPr>
          </w:rPrChange>
        </w:rPr>
        <w:t xml:space="preserve"> </w:t>
      </w:r>
      <w:r w:rsidRPr="002A0FD2">
        <w:rPr>
          <w:color w:val="EE0000"/>
          <w:sz w:val="22"/>
          <w:szCs w:val="22"/>
          <w:highlight w:val="yellow"/>
          <w:rtl/>
          <w:lang w:val="en-US"/>
          <w:rPrChange w:id="184" w:author="Daniel Peretz" w:date="2026-02-19T19:39:00Z" w16du:dateUtc="2026-02-19T17:39:00Z">
            <w:rPr>
              <w:color w:val="EE0000"/>
              <w:sz w:val="22"/>
              <w:szCs w:val="22"/>
              <w:rtl/>
              <w:lang w:val="en-US"/>
            </w:rPr>
          </w:rPrChange>
        </w:rPr>
        <w:t xml:space="preserve">"משקיעים </w:t>
      </w:r>
      <w:proofErr w:type="gramStart"/>
      <w:r w:rsidRPr="002A0FD2">
        <w:rPr>
          <w:color w:val="EE0000"/>
          <w:sz w:val="22"/>
          <w:szCs w:val="22"/>
          <w:highlight w:val="yellow"/>
          <w:rtl/>
          <w:lang w:val="en-US"/>
          <w:rPrChange w:id="185" w:author="Daniel Peretz" w:date="2026-02-19T19:39:00Z" w16du:dateUtc="2026-02-19T17:39:00Z">
            <w:rPr>
              <w:color w:val="EE0000"/>
              <w:sz w:val="22"/>
              <w:szCs w:val="22"/>
              <w:rtl/>
              <w:lang w:val="en-US"/>
            </w:rPr>
          </w:rPrChange>
        </w:rPr>
        <w:t>כשירים</w:t>
      </w:r>
      <w:r w:rsidRPr="002A0FD2">
        <w:rPr>
          <w:rFonts w:hint="cs"/>
          <w:color w:val="EE0000"/>
          <w:sz w:val="22"/>
          <w:szCs w:val="22"/>
          <w:highlight w:val="yellow"/>
          <w:rtl/>
          <w:lang w:val="en-US"/>
          <w:rPrChange w:id="186" w:author="Daniel Peretz" w:date="2026-02-19T19:39:00Z" w16du:dateUtc="2026-02-19T17:39:00Z">
            <w:rPr>
              <w:rFonts w:hint="cs"/>
              <w:color w:val="EE0000"/>
              <w:sz w:val="22"/>
              <w:szCs w:val="22"/>
              <w:rtl/>
              <w:lang w:val="en-US"/>
            </w:rPr>
          </w:rPrChange>
        </w:rPr>
        <w:t xml:space="preserve"> </w:t>
      </w:r>
      <w:r w:rsidRPr="002A0FD2">
        <w:rPr>
          <w:color w:val="EE0000"/>
          <w:sz w:val="22"/>
          <w:szCs w:val="22"/>
          <w:highlight w:val="yellow"/>
          <w:rPrChange w:id="187" w:author="Daniel Peretz" w:date="2026-02-19T19:39:00Z" w16du:dateUtc="2026-02-19T17:39:00Z">
            <w:rPr>
              <w:color w:val="EE0000"/>
              <w:sz w:val="22"/>
              <w:szCs w:val="22"/>
            </w:rPr>
          </w:rPrChange>
        </w:rPr>
        <w:t xml:space="preserve"> (</w:t>
      </w:r>
      <w:proofErr w:type="gramEnd"/>
      <w:r w:rsidRPr="002A0FD2">
        <w:rPr>
          <w:color w:val="EE0000"/>
          <w:sz w:val="22"/>
          <w:szCs w:val="22"/>
          <w:highlight w:val="yellow"/>
          <w:rPrChange w:id="188" w:author="Daniel Peretz" w:date="2026-02-19T19:39:00Z" w16du:dateUtc="2026-02-19T17:39:00Z">
            <w:rPr>
              <w:color w:val="EE0000"/>
              <w:sz w:val="22"/>
              <w:szCs w:val="22"/>
            </w:rPr>
          </w:rPrChange>
        </w:rPr>
        <w:t>Qualified Investors)</w:t>
      </w:r>
      <w:r w:rsidRPr="002A0FD2">
        <w:rPr>
          <w:rFonts w:hint="cs"/>
          <w:color w:val="EE0000"/>
          <w:sz w:val="22"/>
          <w:szCs w:val="22"/>
          <w:highlight w:val="yellow"/>
          <w:rtl/>
          <w:rPrChange w:id="189" w:author="Daniel Peretz" w:date="2026-02-19T19:39:00Z" w16du:dateUtc="2026-02-19T17:39:00Z">
            <w:rPr>
              <w:rFonts w:hint="cs"/>
              <w:color w:val="EE0000"/>
              <w:sz w:val="22"/>
              <w:szCs w:val="22"/>
              <w:rtl/>
            </w:rPr>
          </w:rPrChange>
        </w:rPr>
        <w:t xml:space="preserve">" </w:t>
      </w:r>
    </w:p>
    <w:p w14:paraId="5F16A01C" w14:textId="356C0B10" w:rsidR="00CF47B5" w:rsidRPr="00CF47B5" w:rsidRDefault="00CF47B5" w:rsidP="00CF47B5">
      <w:pPr>
        <w:bidi/>
        <w:rPr>
          <w:color w:val="EE0000"/>
          <w:sz w:val="22"/>
          <w:szCs w:val="22"/>
        </w:rPr>
      </w:pPr>
      <w:r w:rsidRPr="002A0FD2">
        <w:rPr>
          <w:color w:val="EE0000"/>
          <w:sz w:val="22"/>
          <w:szCs w:val="22"/>
          <w:highlight w:val="yellow"/>
          <w:rtl/>
          <w:lang w:val="en-US"/>
          <w:rPrChange w:id="190" w:author="Daniel Peretz" w:date="2026-02-19T19:39:00Z" w16du:dateUtc="2026-02-19T17:39:00Z">
            <w:rPr>
              <w:color w:val="EE0000"/>
              <w:sz w:val="22"/>
              <w:szCs w:val="22"/>
              <w:rtl/>
              <w:lang w:val="en-US"/>
            </w:rPr>
          </w:rPrChange>
        </w:rPr>
        <w:t>בעוד שפעילות ספציפית זו אינה מצריכה רישיון תאגידי, ה</w:t>
      </w:r>
      <w:r w:rsidRPr="002A0FD2">
        <w:rPr>
          <w:rFonts w:hint="cs"/>
          <w:color w:val="EE0000"/>
          <w:sz w:val="22"/>
          <w:szCs w:val="22"/>
          <w:highlight w:val="yellow"/>
          <w:rtl/>
          <w:lang w:val="en-US"/>
          <w:rPrChange w:id="191" w:author="Daniel Peretz" w:date="2026-02-19T19:39:00Z" w16du:dateUtc="2026-02-19T17:39:00Z">
            <w:rPr>
              <w:rFonts w:hint="cs"/>
              <w:color w:val="EE0000"/>
              <w:sz w:val="22"/>
              <w:szCs w:val="22"/>
              <w:rtl/>
              <w:lang w:val="en-US"/>
            </w:rPr>
          </w:rPrChange>
        </w:rPr>
        <w:t>מנכ"ל</w:t>
      </w:r>
      <w:r w:rsidRPr="002A0FD2">
        <w:rPr>
          <w:color w:val="EE0000"/>
          <w:sz w:val="22"/>
          <w:szCs w:val="22"/>
          <w:highlight w:val="yellow"/>
          <w:rtl/>
          <w:lang w:val="en-US"/>
          <w:rPrChange w:id="192" w:author="Daniel Peretz" w:date="2026-02-19T19:39:00Z" w16du:dateUtc="2026-02-19T17:39:00Z">
            <w:rPr>
              <w:color w:val="EE0000"/>
              <w:sz w:val="22"/>
              <w:szCs w:val="22"/>
              <w:rtl/>
              <w:lang w:val="en-US"/>
            </w:rPr>
          </w:rPrChange>
        </w:rPr>
        <w:t xml:space="preserve"> המ</w:t>
      </w:r>
      <w:r w:rsidRPr="002A0FD2">
        <w:rPr>
          <w:rFonts w:hint="cs"/>
          <w:color w:val="EE0000"/>
          <w:sz w:val="22"/>
          <w:szCs w:val="22"/>
          <w:highlight w:val="yellow"/>
          <w:rtl/>
          <w:lang w:val="en-US"/>
          <w:rPrChange w:id="193" w:author="Daniel Peretz" w:date="2026-02-19T19:39:00Z" w16du:dateUtc="2026-02-19T17:39:00Z">
            <w:rPr>
              <w:rFonts w:hint="cs"/>
              <w:color w:val="EE0000"/>
              <w:sz w:val="22"/>
              <w:szCs w:val="22"/>
              <w:rtl/>
              <w:lang w:val="en-US"/>
            </w:rPr>
          </w:rPrChange>
        </w:rPr>
        <w:t>כהן</w:t>
      </w:r>
      <w:r w:rsidRPr="002A0FD2">
        <w:rPr>
          <w:color w:val="EE0000"/>
          <w:sz w:val="22"/>
          <w:szCs w:val="22"/>
          <w:highlight w:val="yellow"/>
          <w:rtl/>
          <w:lang w:val="en-US"/>
          <w:rPrChange w:id="194" w:author="Daniel Peretz" w:date="2026-02-19T19:39:00Z" w16du:dateUtc="2026-02-19T17:39:00Z">
            <w:rPr>
              <w:color w:val="EE0000"/>
              <w:sz w:val="22"/>
              <w:szCs w:val="22"/>
              <w:rtl/>
              <w:lang w:val="en-US"/>
            </w:rPr>
          </w:rPrChange>
        </w:rPr>
        <w:t xml:space="preserve"> שלנו, דניאל פרץ, הוא בעל רישיון משווק השקעות מטעם רשות ניירות ערך. מבנה זה מאפשר לנו להציע את הגמישות והתחכום של</w:t>
      </w:r>
      <w:r w:rsidRPr="002A0FD2">
        <w:rPr>
          <w:color w:val="EE0000"/>
          <w:sz w:val="22"/>
          <w:szCs w:val="22"/>
          <w:highlight w:val="yellow"/>
          <w:rPrChange w:id="195" w:author="Daniel Peretz" w:date="2026-02-19T19:39:00Z" w16du:dateUtc="2026-02-19T17:39:00Z">
            <w:rPr>
              <w:color w:val="EE0000"/>
              <w:sz w:val="22"/>
              <w:szCs w:val="22"/>
            </w:rPr>
          </w:rPrChange>
        </w:rPr>
        <w:t xml:space="preserve"> Family Office</w:t>
      </w:r>
      <w:r w:rsidRPr="002A0FD2">
        <w:rPr>
          <w:rFonts w:hint="cs"/>
          <w:color w:val="EE0000"/>
          <w:sz w:val="22"/>
          <w:szCs w:val="22"/>
          <w:highlight w:val="yellow"/>
          <w:rtl/>
          <w:rPrChange w:id="196" w:author="Daniel Peretz" w:date="2026-02-19T19:39:00Z" w16du:dateUtc="2026-02-19T17:39:00Z">
            <w:rPr>
              <w:rFonts w:hint="cs"/>
              <w:color w:val="EE0000"/>
              <w:sz w:val="22"/>
              <w:szCs w:val="22"/>
              <w:rtl/>
            </w:rPr>
          </w:rPrChange>
        </w:rPr>
        <w:t xml:space="preserve">, </w:t>
      </w:r>
      <w:r w:rsidRPr="002A0FD2">
        <w:rPr>
          <w:color w:val="EE0000"/>
          <w:sz w:val="22"/>
          <w:szCs w:val="22"/>
          <w:highlight w:val="yellow"/>
          <w:rPrChange w:id="197" w:author="Daniel Peretz" w:date="2026-02-19T19:39:00Z" w16du:dateUtc="2026-02-19T17:39:00Z">
            <w:rPr>
              <w:color w:val="EE0000"/>
              <w:sz w:val="22"/>
              <w:szCs w:val="22"/>
            </w:rPr>
          </w:rPrChange>
        </w:rPr>
        <w:t xml:space="preserve"> </w:t>
      </w:r>
      <w:r w:rsidRPr="002A0FD2">
        <w:rPr>
          <w:color w:val="EE0000"/>
          <w:sz w:val="22"/>
          <w:szCs w:val="22"/>
          <w:highlight w:val="yellow"/>
          <w:rtl/>
          <w:lang w:val="en-US"/>
          <w:rPrChange w:id="198" w:author="Daniel Peretz" w:date="2026-02-19T19:39:00Z" w16du:dateUtc="2026-02-19T17:39:00Z">
            <w:rPr>
              <w:color w:val="EE0000"/>
              <w:sz w:val="22"/>
              <w:szCs w:val="22"/>
              <w:rtl/>
              <w:lang w:val="en-US"/>
            </w:rPr>
          </w:rPrChange>
        </w:rPr>
        <w:t>תוך הבטחה שכל פעולות שיווק ההשקעות המוסדרות מבוצעות על ידי בעל רישיון מקצועי. בשל הזיקות האסטרטגיות שלנו למוסדות פיננסיים מובילים, אנו פועלים תחת הגדרת "משווק השקעות", מה שמבטיח שקיפות מלאה לגבי הקשרים שלנו</w:t>
      </w:r>
      <w:r w:rsidRPr="002A0FD2">
        <w:rPr>
          <w:color w:val="EE0000"/>
          <w:sz w:val="22"/>
          <w:szCs w:val="22"/>
          <w:highlight w:val="yellow"/>
          <w:rPrChange w:id="199" w:author="Daniel Peretz" w:date="2026-02-19T19:39:00Z" w16du:dateUtc="2026-02-19T17:39:00Z">
            <w:rPr>
              <w:color w:val="EE0000"/>
              <w:sz w:val="22"/>
              <w:szCs w:val="22"/>
            </w:rPr>
          </w:rPrChange>
        </w:rPr>
        <w:t>.</w:t>
      </w:r>
    </w:p>
    <w:p w14:paraId="020936CE" w14:textId="48563D18" w:rsidR="00CF47B5" w:rsidRPr="002A0FD2" w:rsidRDefault="00CF47B5" w:rsidP="00CF47B5">
      <w:pPr>
        <w:bidi/>
        <w:rPr>
          <w:color w:val="EE0000"/>
          <w:sz w:val="22"/>
          <w:szCs w:val="22"/>
          <w:highlight w:val="yellow"/>
          <w:rPrChange w:id="200" w:author="Daniel Peretz" w:date="2026-02-19T19:39:00Z" w16du:dateUtc="2026-02-19T17:39:00Z">
            <w:rPr>
              <w:color w:val="EE0000"/>
              <w:sz w:val="22"/>
              <w:szCs w:val="22"/>
            </w:rPr>
          </w:rPrChange>
        </w:rPr>
      </w:pPr>
      <w:r w:rsidRPr="00CF47B5">
        <w:rPr>
          <w:b/>
          <w:bCs/>
          <w:rtl/>
          <w:lang w:val="en-US"/>
        </w:rPr>
        <w:t>מה ההבדל בין</w:t>
      </w:r>
      <w:r w:rsidRPr="00CF47B5">
        <w:rPr>
          <w:b/>
          <w:bCs/>
        </w:rPr>
        <w:t xml:space="preserve"> Family Office </w:t>
      </w:r>
      <w:r w:rsidRPr="00CF47B5">
        <w:rPr>
          <w:b/>
          <w:bCs/>
          <w:rtl/>
          <w:lang w:val="en-US"/>
        </w:rPr>
        <w:t>לבין בנקאות פרטית, יועץ עושר או מנהל נכסים</w:t>
      </w:r>
      <w:r w:rsidRPr="00CF47B5">
        <w:rPr>
          <w:b/>
          <w:bCs/>
        </w:rPr>
        <w:t>?</w:t>
      </w:r>
      <w:r>
        <w:rPr>
          <w:b/>
          <w:bCs/>
          <w:rtl/>
        </w:rPr>
        <w:br/>
      </w:r>
      <w:r w:rsidRPr="002A0FD2">
        <w:rPr>
          <w:color w:val="EE0000"/>
          <w:sz w:val="22"/>
          <w:szCs w:val="22"/>
          <w:highlight w:val="yellow"/>
          <w:rtl/>
          <w:lang w:val="en-US"/>
          <w:rPrChange w:id="201" w:author="Daniel Peretz" w:date="2026-02-19T19:39:00Z" w16du:dateUtc="2026-02-19T17:39:00Z">
            <w:rPr>
              <w:color w:val="EE0000"/>
              <w:sz w:val="22"/>
              <w:szCs w:val="22"/>
              <w:rtl/>
              <w:lang w:val="en-US"/>
            </w:rPr>
          </w:rPrChange>
        </w:rPr>
        <w:t>ההבדל טמון בהיקף השירות ובאינטרס</w:t>
      </w:r>
      <w:r w:rsidRPr="002A0FD2">
        <w:rPr>
          <w:rFonts w:hint="cs"/>
          <w:color w:val="EE0000"/>
          <w:sz w:val="22"/>
          <w:szCs w:val="22"/>
          <w:highlight w:val="yellow"/>
          <w:rtl/>
          <w:lang w:val="en-US"/>
          <w:rPrChange w:id="202" w:author="Daniel Peretz" w:date="2026-02-19T19:39:00Z" w16du:dateUtc="2026-02-19T17:39:00Z">
            <w:rPr>
              <w:rFonts w:hint="cs"/>
              <w:color w:val="EE0000"/>
              <w:sz w:val="22"/>
              <w:szCs w:val="22"/>
              <w:rtl/>
              <w:lang w:val="en-US"/>
            </w:rPr>
          </w:rPrChange>
        </w:rPr>
        <w:t xml:space="preserve">. </w:t>
      </w:r>
      <w:r w:rsidRPr="002A0FD2">
        <w:rPr>
          <w:color w:val="EE0000"/>
          <w:sz w:val="22"/>
          <w:szCs w:val="22"/>
          <w:highlight w:val="yellow"/>
          <w:rtl/>
          <w:lang w:val="en-US"/>
          <w:rPrChange w:id="203" w:author="Daniel Peretz" w:date="2026-02-19T19:39:00Z" w16du:dateUtc="2026-02-19T17:39:00Z">
            <w:rPr>
              <w:color w:val="EE0000"/>
              <w:sz w:val="22"/>
              <w:szCs w:val="22"/>
              <w:rtl/>
              <w:lang w:val="en-US"/>
            </w:rPr>
          </w:rPrChange>
        </w:rPr>
        <w:t>בנקים ומנהלי נכסים פועלים כספקים המתמקדים במוצרים או במנדטים ספציפיים</w:t>
      </w:r>
      <w:r w:rsidRPr="002A0FD2">
        <w:rPr>
          <w:rFonts w:hint="cs"/>
          <w:color w:val="EE0000"/>
          <w:sz w:val="22"/>
          <w:szCs w:val="22"/>
          <w:highlight w:val="yellow"/>
          <w:rtl/>
          <w:lang w:val="en-US"/>
          <w:rPrChange w:id="204" w:author="Daniel Peretz" w:date="2026-02-19T19:39:00Z" w16du:dateUtc="2026-02-19T17:39:00Z">
            <w:rPr>
              <w:rFonts w:hint="cs"/>
              <w:color w:val="EE0000"/>
              <w:sz w:val="22"/>
              <w:szCs w:val="22"/>
              <w:rtl/>
              <w:lang w:val="en-US"/>
            </w:rPr>
          </w:rPrChange>
        </w:rPr>
        <w:t xml:space="preserve">.  </w:t>
      </w:r>
      <w:r w:rsidRPr="002A0FD2">
        <w:rPr>
          <w:color w:val="EE0000"/>
          <w:sz w:val="22"/>
          <w:szCs w:val="22"/>
          <w:highlight w:val="yellow"/>
          <w:rPrChange w:id="205" w:author="Daniel Peretz" w:date="2026-02-19T19:39:00Z" w16du:dateUtc="2026-02-19T17:39:00Z">
            <w:rPr>
              <w:color w:val="EE0000"/>
              <w:sz w:val="22"/>
              <w:szCs w:val="22"/>
            </w:rPr>
          </w:rPrChange>
        </w:rPr>
        <w:t>FWA</w:t>
      </w:r>
      <w:r w:rsidRPr="002A0FD2">
        <w:rPr>
          <w:rFonts w:hint="cs"/>
          <w:color w:val="EE0000"/>
          <w:sz w:val="22"/>
          <w:szCs w:val="22"/>
          <w:highlight w:val="yellow"/>
          <w:rtl/>
          <w:rPrChange w:id="206" w:author="Daniel Peretz" w:date="2026-02-19T19:39:00Z" w16du:dateUtc="2026-02-19T17:39:00Z">
            <w:rPr>
              <w:rFonts w:hint="cs"/>
              <w:color w:val="EE0000"/>
              <w:sz w:val="22"/>
              <w:szCs w:val="22"/>
              <w:rtl/>
            </w:rPr>
          </w:rPrChange>
        </w:rPr>
        <w:t xml:space="preserve"> </w:t>
      </w:r>
      <w:r w:rsidRPr="002A0FD2">
        <w:rPr>
          <w:color w:val="EE0000"/>
          <w:sz w:val="22"/>
          <w:szCs w:val="22"/>
          <w:highlight w:val="yellow"/>
          <w:rtl/>
          <w:lang w:val="en-US"/>
          <w:rPrChange w:id="207" w:author="Daniel Peretz" w:date="2026-02-19T19:39:00Z" w16du:dateUtc="2026-02-19T17:39:00Z">
            <w:rPr>
              <w:color w:val="EE0000"/>
              <w:sz w:val="22"/>
              <w:szCs w:val="22"/>
              <w:rtl/>
              <w:lang w:val="en-US"/>
            </w:rPr>
          </w:rPrChange>
        </w:rPr>
        <w:t>לעומת זאת, פועלת כ</w:t>
      </w:r>
      <w:r w:rsidRPr="002A0FD2">
        <w:rPr>
          <w:b/>
          <w:bCs/>
          <w:color w:val="EE0000"/>
          <w:sz w:val="22"/>
          <w:szCs w:val="22"/>
          <w:highlight w:val="yellow"/>
          <w:rtl/>
          <w:lang w:val="en-US"/>
          <w:rPrChange w:id="208" w:author="Daniel Peretz" w:date="2026-02-19T19:39:00Z" w16du:dateUtc="2026-02-19T17:39:00Z">
            <w:rPr>
              <w:b/>
              <w:bCs/>
              <w:color w:val="EE0000"/>
              <w:sz w:val="22"/>
              <w:szCs w:val="22"/>
              <w:rtl/>
              <w:lang w:val="en-US"/>
            </w:rPr>
          </w:rPrChange>
        </w:rPr>
        <w:t>ארכיטקט האסטרטגי</w:t>
      </w:r>
      <w:r w:rsidRPr="002A0FD2">
        <w:rPr>
          <w:color w:val="EE0000"/>
          <w:sz w:val="22"/>
          <w:szCs w:val="22"/>
          <w:highlight w:val="yellow"/>
          <w:rtl/>
          <w:lang w:val="en-US"/>
          <w:rPrChange w:id="209" w:author="Daniel Peretz" w:date="2026-02-19T19:39:00Z" w16du:dateUtc="2026-02-19T17:39:00Z">
            <w:rPr>
              <w:color w:val="EE0000"/>
              <w:sz w:val="22"/>
              <w:szCs w:val="22"/>
              <w:rtl/>
              <w:lang w:val="en-US"/>
            </w:rPr>
          </w:rPrChange>
        </w:rPr>
        <w:t xml:space="preserve"> שלכם. אנו יושבים לצ</w:t>
      </w:r>
      <w:r w:rsidRPr="002A0FD2">
        <w:rPr>
          <w:rFonts w:hint="cs"/>
          <w:color w:val="EE0000"/>
          <w:sz w:val="22"/>
          <w:szCs w:val="22"/>
          <w:highlight w:val="yellow"/>
          <w:rtl/>
          <w:lang w:val="en-US"/>
          <w:rPrChange w:id="210" w:author="Daniel Peretz" w:date="2026-02-19T19:39:00Z" w16du:dateUtc="2026-02-19T17:39:00Z">
            <w:rPr>
              <w:rFonts w:hint="cs"/>
              <w:color w:val="EE0000"/>
              <w:sz w:val="22"/>
              <w:szCs w:val="22"/>
              <w:rtl/>
              <w:lang w:val="en-US"/>
            </w:rPr>
          </w:rPrChange>
        </w:rPr>
        <w:t>י</w:t>
      </w:r>
      <w:r w:rsidRPr="002A0FD2">
        <w:rPr>
          <w:color w:val="EE0000"/>
          <w:sz w:val="22"/>
          <w:szCs w:val="22"/>
          <w:highlight w:val="yellow"/>
          <w:rtl/>
          <w:lang w:val="en-US"/>
          <w:rPrChange w:id="211" w:author="Daniel Peretz" w:date="2026-02-19T19:39:00Z" w16du:dateUtc="2026-02-19T17:39:00Z">
            <w:rPr>
              <w:color w:val="EE0000"/>
              <w:sz w:val="22"/>
              <w:szCs w:val="22"/>
              <w:rtl/>
              <w:lang w:val="en-US"/>
            </w:rPr>
          </w:rPrChange>
        </w:rPr>
        <w:t>דכם סביב השולחן ומעניקים ניהול הוליסטי של כלל ה</w:t>
      </w:r>
      <w:r w:rsidRPr="002A0FD2">
        <w:rPr>
          <w:rFonts w:hint="cs"/>
          <w:color w:val="EE0000"/>
          <w:sz w:val="22"/>
          <w:szCs w:val="22"/>
          <w:highlight w:val="yellow"/>
          <w:rtl/>
          <w:lang w:val="en-US"/>
          <w:rPrChange w:id="212" w:author="Daniel Peretz" w:date="2026-02-19T19:39:00Z" w16du:dateUtc="2026-02-19T17:39:00Z">
            <w:rPr>
              <w:rFonts w:hint="cs"/>
              <w:color w:val="EE0000"/>
              <w:sz w:val="22"/>
              <w:szCs w:val="22"/>
              <w:rtl/>
              <w:lang w:val="en-US"/>
            </w:rPr>
          </w:rPrChange>
        </w:rPr>
        <w:t>נכסים</w:t>
      </w:r>
      <w:r w:rsidRPr="002A0FD2">
        <w:rPr>
          <w:color w:val="EE0000"/>
          <w:sz w:val="22"/>
          <w:szCs w:val="22"/>
          <w:highlight w:val="yellow"/>
          <w:rtl/>
          <w:lang w:val="en-US"/>
          <w:rPrChange w:id="213" w:author="Daniel Peretz" w:date="2026-02-19T19:39:00Z" w16du:dateUtc="2026-02-19T17:39:00Z">
            <w:rPr>
              <w:color w:val="EE0000"/>
              <w:sz w:val="22"/>
              <w:szCs w:val="22"/>
              <w:rtl/>
              <w:lang w:val="en-US"/>
            </w:rPr>
          </w:rPrChange>
        </w:rPr>
        <w:t xml:space="preserve"> שלכם</w:t>
      </w:r>
      <w:r w:rsidRPr="002A0FD2">
        <w:rPr>
          <w:color w:val="EE0000"/>
          <w:sz w:val="22"/>
          <w:szCs w:val="22"/>
          <w:highlight w:val="yellow"/>
          <w:rPrChange w:id="214" w:author="Daniel Peretz" w:date="2026-02-19T19:39:00Z" w16du:dateUtc="2026-02-19T17:39:00Z">
            <w:rPr>
              <w:color w:val="EE0000"/>
              <w:sz w:val="22"/>
              <w:szCs w:val="22"/>
            </w:rPr>
          </w:rPrChange>
        </w:rPr>
        <w:t>.</w:t>
      </w:r>
    </w:p>
    <w:p w14:paraId="36882E24" w14:textId="46F71F49" w:rsidR="00CF47B5" w:rsidRPr="00CF47B5" w:rsidRDefault="00CF47B5" w:rsidP="00CF47B5">
      <w:pPr>
        <w:bidi/>
        <w:rPr>
          <w:color w:val="EE0000"/>
          <w:sz w:val="22"/>
          <w:szCs w:val="22"/>
        </w:rPr>
      </w:pPr>
      <w:r w:rsidRPr="002A0FD2">
        <w:rPr>
          <w:color w:val="EE0000"/>
          <w:sz w:val="22"/>
          <w:szCs w:val="22"/>
          <w:highlight w:val="yellow"/>
          <w:rtl/>
          <w:lang w:val="en-US"/>
          <w:rPrChange w:id="215" w:author="Daniel Peretz" w:date="2026-02-19T19:39:00Z" w16du:dateUtc="2026-02-19T17:39:00Z">
            <w:rPr>
              <w:color w:val="EE0000"/>
              <w:sz w:val="22"/>
              <w:szCs w:val="22"/>
              <w:rtl/>
              <w:lang w:val="en-US"/>
            </w:rPr>
          </w:rPrChange>
        </w:rPr>
        <w:t>איננו מחליפים את הספקים הקיימים, אלא מ</w:t>
      </w:r>
      <w:r w:rsidRPr="002A0FD2">
        <w:rPr>
          <w:rFonts w:hint="cs"/>
          <w:color w:val="EE0000"/>
          <w:sz w:val="22"/>
          <w:szCs w:val="22"/>
          <w:highlight w:val="yellow"/>
          <w:rtl/>
          <w:lang w:val="en-US"/>
          <w:rPrChange w:id="216" w:author="Daniel Peretz" w:date="2026-02-19T19:39:00Z" w16du:dateUtc="2026-02-19T17:39:00Z">
            <w:rPr>
              <w:rFonts w:hint="cs"/>
              <w:color w:val="EE0000"/>
              <w:sz w:val="22"/>
              <w:szCs w:val="22"/>
              <w:rtl/>
              <w:lang w:val="en-US"/>
            </w:rPr>
          </w:rPrChange>
        </w:rPr>
        <w:t>שפרים ומ</w:t>
      </w:r>
      <w:r w:rsidRPr="002A0FD2">
        <w:rPr>
          <w:color w:val="EE0000"/>
          <w:sz w:val="22"/>
          <w:szCs w:val="22"/>
          <w:highlight w:val="yellow"/>
          <w:rtl/>
          <w:lang w:val="en-US"/>
          <w:rPrChange w:id="217" w:author="Daniel Peretz" w:date="2026-02-19T19:39:00Z" w16du:dateUtc="2026-02-19T17:39:00Z">
            <w:rPr>
              <w:color w:val="EE0000"/>
              <w:sz w:val="22"/>
              <w:szCs w:val="22"/>
              <w:rtl/>
              <w:lang w:val="en-US"/>
            </w:rPr>
          </w:rPrChange>
        </w:rPr>
        <w:t>תאמים ביניהם. בזכות הזיקות האסטרטגיות שלנו, אנו משמשים כגשר להזדמנויות מוסדיות ולתנאים שלרוב אינם נגישים ללקוחות פרטיים בבנק – ומבטיחים שתקבלו את המיטב שהשוק מציע כחלק מתוכנית משפחתית משולבת</w:t>
      </w:r>
      <w:r w:rsidRPr="002A0FD2">
        <w:rPr>
          <w:color w:val="EE0000"/>
          <w:sz w:val="22"/>
          <w:szCs w:val="22"/>
          <w:highlight w:val="yellow"/>
          <w:rPrChange w:id="218" w:author="Daniel Peretz" w:date="2026-02-19T19:39:00Z" w16du:dateUtc="2026-02-19T17:39:00Z">
            <w:rPr>
              <w:color w:val="EE0000"/>
              <w:sz w:val="22"/>
              <w:szCs w:val="22"/>
            </w:rPr>
          </w:rPrChange>
        </w:rPr>
        <w:t>.</w:t>
      </w:r>
    </w:p>
    <w:p w14:paraId="79A1163E" w14:textId="33DF31B9" w:rsidR="00943667" w:rsidRDefault="00943667" w:rsidP="00943667">
      <w:pPr>
        <w:bidi/>
        <w:rPr>
          <w:b/>
          <w:bCs/>
          <w:rtl/>
        </w:rPr>
      </w:pPr>
      <w:r w:rsidRPr="00943667">
        <w:rPr>
          <w:b/>
          <w:bCs/>
          <w:rtl/>
          <w:lang w:val="en-US"/>
        </w:rPr>
        <w:lastRenderedPageBreak/>
        <w:t>מה ההבדל בין "ניהול תיקים</w:t>
      </w:r>
      <w:r w:rsidRPr="00943667">
        <w:rPr>
          <w:b/>
          <w:bCs/>
        </w:rPr>
        <w:t xml:space="preserve"> (Discretionary) </w:t>
      </w:r>
      <w:r w:rsidRPr="00943667">
        <w:rPr>
          <w:b/>
          <w:bCs/>
          <w:rtl/>
          <w:lang w:val="en-US"/>
        </w:rPr>
        <w:t>למודל העבודה של</w:t>
      </w:r>
      <w:r w:rsidRPr="00943667">
        <w:rPr>
          <w:b/>
          <w:bCs/>
        </w:rPr>
        <w:t xml:space="preserve"> FWA </w:t>
      </w:r>
      <w:r>
        <w:rPr>
          <w:rFonts w:hint="cs"/>
          <w:b/>
          <w:bCs/>
          <w:rtl/>
        </w:rPr>
        <w:t>?</w:t>
      </w:r>
    </w:p>
    <w:p w14:paraId="04CEBB9F" w14:textId="204768BB" w:rsidR="00943667" w:rsidRPr="002A0FD2" w:rsidRDefault="00943667" w:rsidP="00943667">
      <w:pPr>
        <w:bidi/>
        <w:rPr>
          <w:color w:val="EE0000"/>
          <w:highlight w:val="yellow"/>
          <w:rPrChange w:id="219" w:author="Daniel Peretz" w:date="2026-02-19T19:40:00Z" w16du:dateUtc="2026-02-19T17:40:00Z">
            <w:rPr>
              <w:color w:val="EE0000"/>
            </w:rPr>
          </w:rPrChange>
        </w:rPr>
      </w:pPr>
      <w:r w:rsidRPr="002A0FD2">
        <w:rPr>
          <w:color w:val="EE0000"/>
          <w:highlight w:val="yellow"/>
          <w:rtl/>
          <w:lang w:val="en-US"/>
          <w:rPrChange w:id="220" w:author="Daniel Peretz" w:date="2026-02-19T19:40:00Z" w16du:dateUtc="2026-02-19T17:40:00Z">
            <w:rPr>
              <w:color w:val="EE0000"/>
              <w:rtl/>
              <w:lang w:val="en-US"/>
            </w:rPr>
          </w:rPrChange>
        </w:rPr>
        <w:t>בניהול תיקים סטנדרטי, מנהל ההשקעות מקבל החלטות קנייה ומכירה ומבצע אותן באופן עצמאי על דעת עצמו. ב</w:t>
      </w:r>
      <w:r w:rsidRPr="002A0FD2">
        <w:rPr>
          <w:color w:val="EE0000"/>
          <w:highlight w:val="yellow"/>
          <w:rPrChange w:id="221" w:author="Daniel Peretz" w:date="2026-02-19T19:40:00Z" w16du:dateUtc="2026-02-19T17:40:00Z">
            <w:rPr>
              <w:color w:val="EE0000"/>
            </w:rPr>
          </w:rPrChange>
        </w:rPr>
        <w:t xml:space="preserve">- FWA </w:t>
      </w:r>
      <w:r w:rsidRPr="002A0FD2">
        <w:rPr>
          <w:rFonts w:hint="cs"/>
          <w:color w:val="EE0000"/>
          <w:highlight w:val="yellow"/>
          <w:rtl/>
          <w:rPrChange w:id="222" w:author="Daniel Peretz" w:date="2026-02-19T19:40:00Z" w16du:dateUtc="2026-02-19T17:40:00Z">
            <w:rPr>
              <w:rFonts w:hint="cs"/>
              <w:color w:val="EE0000"/>
              <w:rtl/>
            </w:rPr>
          </w:rPrChange>
        </w:rPr>
        <w:t xml:space="preserve"> </w:t>
      </w:r>
      <w:r w:rsidRPr="002A0FD2">
        <w:rPr>
          <w:color w:val="EE0000"/>
          <w:highlight w:val="yellow"/>
          <w:rtl/>
          <w:lang w:val="en-US"/>
          <w:rPrChange w:id="223" w:author="Daniel Peretz" w:date="2026-02-19T19:40:00Z" w16du:dateUtc="2026-02-19T17:40:00Z">
            <w:rPr>
              <w:color w:val="EE0000"/>
              <w:rtl/>
              <w:lang w:val="en-US"/>
            </w:rPr>
          </w:rPrChange>
        </w:rPr>
        <w:t>אנו פועלים אך ורק במודל של ייעוץ וניהול מבוסס אישור</w:t>
      </w:r>
      <w:r w:rsidRPr="002A0FD2">
        <w:rPr>
          <w:color w:val="EE0000"/>
          <w:highlight w:val="yellow"/>
          <w:rPrChange w:id="224" w:author="Daniel Peretz" w:date="2026-02-19T19:40:00Z" w16du:dateUtc="2026-02-19T17:40:00Z">
            <w:rPr>
              <w:color w:val="EE0000"/>
            </w:rPr>
          </w:rPrChange>
        </w:rPr>
        <w:t xml:space="preserve"> </w:t>
      </w:r>
      <w:r w:rsidRPr="002A0FD2">
        <w:rPr>
          <w:rFonts w:hint="cs"/>
          <w:color w:val="EE0000"/>
          <w:highlight w:val="yellow"/>
          <w:rtl/>
          <w:rPrChange w:id="225" w:author="Daniel Peretz" w:date="2026-02-19T19:40:00Z" w16du:dateUtc="2026-02-19T17:40:00Z">
            <w:rPr>
              <w:rFonts w:hint="cs"/>
              <w:color w:val="EE0000"/>
              <w:rtl/>
            </w:rPr>
          </w:rPrChange>
        </w:rPr>
        <w:t xml:space="preserve">(- </w:t>
      </w:r>
      <w:r w:rsidRPr="002A0FD2">
        <w:rPr>
          <w:color w:val="EE0000"/>
          <w:highlight w:val="yellow"/>
          <w:lang w:val="en-US"/>
          <w:rPrChange w:id="226" w:author="Daniel Peretz" w:date="2026-02-19T19:40:00Z" w16du:dateUtc="2026-02-19T17:40:00Z">
            <w:rPr>
              <w:color w:val="EE0000"/>
              <w:lang w:val="en-US"/>
            </w:rPr>
          </w:rPrChange>
        </w:rPr>
        <w:t>Non</w:t>
      </w:r>
      <w:r w:rsidRPr="002A0FD2">
        <w:rPr>
          <w:rFonts w:hint="cs"/>
          <w:color w:val="EE0000"/>
          <w:highlight w:val="yellow"/>
          <w:rtl/>
          <w:lang w:val="en-US"/>
          <w:rPrChange w:id="227" w:author="Daniel Peretz" w:date="2026-02-19T19:40:00Z" w16du:dateUtc="2026-02-19T17:40:00Z">
            <w:rPr>
              <w:rFonts w:hint="cs"/>
              <w:color w:val="EE0000"/>
              <w:rtl/>
              <w:lang w:val="en-US"/>
            </w:rPr>
          </w:rPrChange>
        </w:rPr>
        <w:t xml:space="preserve"> </w:t>
      </w:r>
      <w:r w:rsidRPr="002A0FD2">
        <w:rPr>
          <w:color w:val="EE0000"/>
          <w:highlight w:val="yellow"/>
          <w:rPrChange w:id="228" w:author="Daniel Peretz" w:date="2026-02-19T19:40:00Z" w16du:dateUtc="2026-02-19T17:40:00Z">
            <w:rPr>
              <w:color w:val="EE0000"/>
            </w:rPr>
          </w:rPrChange>
        </w:rPr>
        <w:t>Discretionary</w:t>
      </w:r>
      <w:r w:rsidRPr="002A0FD2">
        <w:rPr>
          <w:rFonts w:hint="cs"/>
          <w:color w:val="EE0000"/>
          <w:highlight w:val="yellow"/>
          <w:rtl/>
          <w:rPrChange w:id="229" w:author="Daniel Peretz" w:date="2026-02-19T19:40:00Z" w16du:dateUtc="2026-02-19T17:40:00Z">
            <w:rPr>
              <w:rFonts w:hint="cs"/>
              <w:color w:val="EE0000"/>
              <w:rtl/>
            </w:rPr>
          </w:rPrChange>
        </w:rPr>
        <w:t>).</w:t>
      </w:r>
    </w:p>
    <w:p w14:paraId="0A0081B5" w14:textId="77777777" w:rsidR="00943667" w:rsidRPr="00943667" w:rsidRDefault="00943667" w:rsidP="00943667">
      <w:pPr>
        <w:bidi/>
        <w:rPr>
          <w:color w:val="EE0000"/>
        </w:rPr>
      </w:pPr>
      <w:r w:rsidRPr="002A0FD2">
        <w:rPr>
          <w:color w:val="EE0000"/>
          <w:highlight w:val="yellow"/>
          <w:rtl/>
          <w:lang w:val="en-US"/>
          <w:rPrChange w:id="230" w:author="Daniel Peretz" w:date="2026-02-19T19:40:00Z" w16du:dateUtc="2026-02-19T17:40:00Z">
            <w:rPr>
              <w:color w:val="EE0000"/>
              <w:rtl/>
              <w:lang w:val="en-US"/>
            </w:rPr>
          </w:rPrChange>
        </w:rPr>
        <w:t xml:space="preserve">אנו מאמינים שאתם צריכים להישאר מקבלי ההחלטות הסופיים על ההון שלכם. במסגרת האסטרטגיה הכוללת שהגדרנו למשפחה, התפקיד שלנו הוא לנתח, </w:t>
      </w:r>
      <w:proofErr w:type="spellStart"/>
      <w:r w:rsidRPr="002A0FD2">
        <w:rPr>
          <w:color w:val="EE0000"/>
          <w:highlight w:val="yellow"/>
          <w:rtl/>
          <w:lang w:val="en-US"/>
          <w:rPrChange w:id="231" w:author="Daniel Peretz" w:date="2026-02-19T19:40:00Z" w16du:dateUtc="2026-02-19T17:40:00Z">
            <w:rPr>
              <w:color w:val="EE0000"/>
              <w:rtl/>
              <w:lang w:val="en-US"/>
            </w:rPr>
          </w:rPrChange>
        </w:rPr>
        <w:t>להנגיש</w:t>
      </w:r>
      <w:proofErr w:type="spellEnd"/>
      <w:r w:rsidRPr="002A0FD2">
        <w:rPr>
          <w:color w:val="EE0000"/>
          <w:highlight w:val="yellow"/>
          <w:rtl/>
          <w:lang w:val="en-US"/>
          <w:rPrChange w:id="232" w:author="Daniel Peretz" w:date="2026-02-19T19:40:00Z" w16du:dateUtc="2026-02-19T17:40:00Z">
            <w:rPr>
              <w:color w:val="EE0000"/>
              <w:rtl/>
              <w:lang w:val="en-US"/>
            </w:rPr>
          </w:rPrChange>
        </w:rPr>
        <w:t xml:space="preserve"> את המידע ולהמליץ – אך לעולם לא נבצע פעולה ללא אישורכם המפורט והמלא</w:t>
      </w:r>
      <w:r w:rsidRPr="002A0FD2">
        <w:rPr>
          <w:color w:val="EE0000"/>
          <w:highlight w:val="yellow"/>
          <w:rPrChange w:id="233" w:author="Daniel Peretz" w:date="2026-02-19T19:40:00Z" w16du:dateUtc="2026-02-19T17:40:00Z">
            <w:rPr>
              <w:color w:val="EE0000"/>
            </w:rPr>
          </w:rPrChange>
        </w:rPr>
        <w:t xml:space="preserve">. </w:t>
      </w:r>
      <w:r w:rsidRPr="002A0FD2">
        <w:rPr>
          <w:color w:val="EE0000"/>
          <w:highlight w:val="yellow"/>
          <w:rtl/>
          <w:lang w:val="en-US"/>
          <w:rPrChange w:id="234" w:author="Daniel Peretz" w:date="2026-02-19T19:40:00Z" w16du:dateUtc="2026-02-19T17:40:00Z">
            <w:rPr>
              <w:color w:val="EE0000"/>
              <w:rtl/>
              <w:lang w:val="en-US"/>
            </w:rPr>
          </w:rPrChange>
        </w:rPr>
        <w:t>כך אתם נהנים מניהול מקצועי מבלי לאבד שליטה על הנכסים</w:t>
      </w:r>
      <w:r w:rsidRPr="002A0FD2">
        <w:rPr>
          <w:color w:val="EE0000"/>
          <w:highlight w:val="yellow"/>
          <w:rPrChange w:id="235" w:author="Daniel Peretz" w:date="2026-02-19T19:40:00Z" w16du:dateUtc="2026-02-19T17:40:00Z">
            <w:rPr>
              <w:color w:val="EE0000"/>
            </w:rPr>
          </w:rPrChange>
        </w:rPr>
        <w:t>.</w:t>
      </w:r>
    </w:p>
    <w:p w14:paraId="2D084161" w14:textId="77777777" w:rsidR="00943667" w:rsidRDefault="00CF47B5" w:rsidP="00CF47B5">
      <w:pPr>
        <w:bidi/>
        <w:rPr>
          <w:b/>
          <w:bCs/>
          <w:rtl/>
        </w:rPr>
      </w:pPr>
      <w:r w:rsidRPr="00CF47B5">
        <w:rPr>
          <w:b/>
          <w:bCs/>
          <w:rtl/>
          <w:lang w:val="en-US"/>
        </w:rPr>
        <w:t>האם תהיה לי יותר עבודה אם אשכור יועץ שאינו פועל בייפוי כוח</w:t>
      </w:r>
      <w:r w:rsidRPr="00CF47B5">
        <w:rPr>
          <w:b/>
          <w:bCs/>
        </w:rPr>
        <w:t>?</w:t>
      </w:r>
    </w:p>
    <w:p w14:paraId="5023A3DC" w14:textId="55F7EDBC" w:rsidR="00CF47B5" w:rsidRPr="00CF47B5" w:rsidRDefault="00CF47B5" w:rsidP="00943667">
      <w:pPr>
        <w:bidi/>
        <w:rPr>
          <w:color w:val="EE0000"/>
        </w:rPr>
      </w:pPr>
      <w:r w:rsidRPr="00CF47B5">
        <w:rPr>
          <w:color w:val="EE0000"/>
        </w:rPr>
        <w:t xml:space="preserve"> </w:t>
      </w:r>
      <w:r w:rsidRPr="002A0FD2">
        <w:rPr>
          <w:color w:val="EE0000"/>
          <w:highlight w:val="yellow"/>
          <w:rtl/>
          <w:lang w:val="en-US"/>
          <w:rPrChange w:id="236" w:author="Daniel Peretz" w:date="2026-02-19T19:40:00Z" w16du:dateUtc="2026-02-19T17:40:00Z">
            <w:rPr>
              <w:color w:val="EE0000"/>
              <w:rtl/>
              <w:lang w:val="en-US"/>
            </w:rPr>
          </w:rPrChange>
        </w:rPr>
        <w:t>בכלל לא. חשבו על זה כעל "יותר שליטה, פחות אדמיניסטרציה". אנו מבחינים בין "עבודה" לבין "קבלת החלטות". אנחנו מטפלים ב-100% מהעבודה</w:t>
      </w:r>
      <w:r w:rsidR="00943667" w:rsidRPr="002A0FD2">
        <w:rPr>
          <w:rFonts w:hint="cs"/>
          <w:color w:val="EE0000"/>
          <w:highlight w:val="yellow"/>
          <w:rtl/>
          <w:lang w:val="en-US"/>
          <w:rPrChange w:id="237" w:author="Daniel Peretz" w:date="2026-02-19T19:40:00Z" w16du:dateUtc="2026-02-19T17:40:00Z">
            <w:rPr>
              <w:rFonts w:hint="cs"/>
              <w:color w:val="EE0000"/>
              <w:rtl/>
              <w:lang w:val="en-US"/>
            </w:rPr>
          </w:rPrChange>
        </w:rPr>
        <w:t xml:space="preserve"> </w:t>
      </w:r>
      <w:r w:rsidRPr="002A0FD2">
        <w:rPr>
          <w:color w:val="EE0000"/>
          <w:highlight w:val="yellow"/>
          <w:rtl/>
          <w:lang w:val="en-US"/>
          <w:rPrChange w:id="238" w:author="Daniel Peretz" w:date="2026-02-19T19:40:00Z" w16du:dateUtc="2026-02-19T17:40:00Z">
            <w:rPr>
              <w:color w:val="EE0000"/>
              <w:rtl/>
              <w:lang w:val="en-US"/>
            </w:rPr>
          </w:rPrChange>
        </w:rPr>
        <w:t xml:space="preserve">– מחקר, </w:t>
      </w:r>
      <w:r w:rsidR="00943667" w:rsidRPr="002A0FD2">
        <w:rPr>
          <w:rFonts w:hint="cs"/>
          <w:color w:val="EE0000"/>
          <w:highlight w:val="yellow"/>
          <w:rtl/>
          <w:lang w:val="en-US"/>
          <w:rPrChange w:id="239" w:author="Daniel Peretz" w:date="2026-02-19T19:40:00Z" w16du:dateUtc="2026-02-19T17:40:00Z">
            <w:rPr>
              <w:rFonts w:hint="cs"/>
              <w:color w:val="EE0000"/>
              <w:rtl/>
              <w:lang w:val="en-US"/>
            </w:rPr>
          </w:rPrChange>
        </w:rPr>
        <w:t>ניהול ומעקב</w:t>
      </w:r>
      <w:r w:rsidRPr="002A0FD2">
        <w:rPr>
          <w:color w:val="EE0000"/>
          <w:highlight w:val="yellow"/>
          <w:rtl/>
          <w:lang w:val="en-US"/>
          <w:rPrChange w:id="240" w:author="Daniel Peretz" w:date="2026-02-19T19:40:00Z" w16du:dateUtc="2026-02-19T17:40:00Z">
            <w:rPr>
              <w:color w:val="EE0000"/>
              <w:rtl/>
              <w:lang w:val="en-US"/>
            </w:rPr>
          </w:rPrChange>
        </w:rPr>
        <w:t>, תיאום מול בנקים וביצוע. תפקידכם עולה לרמת ההנהלה</w:t>
      </w:r>
      <w:r w:rsidRPr="002A0FD2">
        <w:rPr>
          <w:color w:val="EE0000"/>
          <w:highlight w:val="yellow"/>
          <w:rPrChange w:id="241" w:author="Daniel Peretz" w:date="2026-02-19T19:40:00Z" w16du:dateUtc="2026-02-19T17:40:00Z">
            <w:rPr>
              <w:color w:val="EE0000"/>
            </w:rPr>
          </w:rPrChange>
        </w:rPr>
        <w:t xml:space="preserve"> </w:t>
      </w:r>
      <w:r w:rsidR="00943667" w:rsidRPr="002A0FD2">
        <w:rPr>
          <w:rFonts w:hint="cs"/>
          <w:color w:val="EE0000"/>
          <w:highlight w:val="yellow"/>
          <w:rtl/>
          <w:rPrChange w:id="242" w:author="Daniel Peretz" w:date="2026-02-19T19:40:00Z" w16du:dateUtc="2026-02-19T17:40:00Z">
            <w:rPr>
              <w:rFonts w:hint="cs"/>
              <w:color w:val="EE0000"/>
              <w:rtl/>
            </w:rPr>
          </w:rPrChange>
        </w:rPr>
        <w:t>-</w:t>
      </w:r>
      <w:r w:rsidRPr="002A0FD2">
        <w:rPr>
          <w:color w:val="EE0000"/>
          <w:highlight w:val="yellow"/>
          <w:rPrChange w:id="243" w:author="Daniel Peretz" w:date="2026-02-19T19:40:00Z" w16du:dateUtc="2026-02-19T17:40:00Z">
            <w:rPr>
              <w:color w:val="EE0000"/>
            </w:rPr>
          </w:rPrChange>
        </w:rPr>
        <w:t xml:space="preserve"> </w:t>
      </w:r>
      <w:r w:rsidRPr="002A0FD2">
        <w:rPr>
          <w:color w:val="EE0000"/>
          <w:highlight w:val="yellow"/>
          <w:rtl/>
          <w:lang w:val="en-US"/>
          <w:rPrChange w:id="244" w:author="Daniel Peretz" w:date="2026-02-19T19:40:00Z" w16du:dateUtc="2026-02-19T17:40:00Z">
            <w:rPr>
              <w:color w:val="EE0000"/>
              <w:rtl/>
              <w:lang w:val="en-US"/>
            </w:rPr>
          </w:rPrChange>
        </w:rPr>
        <w:t>אתם בוחנים המלצות ברורות ומעניקים את ה"אור הירוק</w:t>
      </w:r>
      <w:r w:rsidRPr="002A0FD2">
        <w:rPr>
          <w:color w:val="EE0000"/>
          <w:highlight w:val="yellow"/>
          <w:rPrChange w:id="245" w:author="Daniel Peretz" w:date="2026-02-19T19:40:00Z" w16du:dateUtc="2026-02-19T17:40:00Z">
            <w:rPr>
              <w:color w:val="EE0000"/>
            </w:rPr>
          </w:rPrChange>
        </w:rPr>
        <w:t>"</w:t>
      </w:r>
      <w:r w:rsidR="00943667" w:rsidRPr="002A0FD2">
        <w:rPr>
          <w:rFonts w:hint="cs"/>
          <w:color w:val="EE0000"/>
          <w:highlight w:val="yellow"/>
          <w:rtl/>
          <w:rPrChange w:id="246" w:author="Daniel Peretz" w:date="2026-02-19T19:40:00Z" w16du:dateUtc="2026-02-19T17:40:00Z">
            <w:rPr>
              <w:rFonts w:hint="cs"/>
              <w:color w:val="EE0000"/>
              <w:rtl/>
            </w:rPr>
          </w:rPrChange>
        </w:rPr>
        <w:t>.</w:t>
      </w:r>
    </w:p>
    <w:p w14:paraId="02520F95" w14:textId="77777777" w:rsidR="00CF47B5" w:rsidRPr="00CF47B5" w:rsidRDefault="00000000" w:rsidP="00CF47B5">
      <w:pPr>
        <w:bidi/>
      </w:pPr>
      <w:r>
        <w:pict w14:anchorId="7EC8BDD8">
          <v:rect id="_x0000_i1063" style="width:0;height:1.5pt" o:hralign="center" o:hrstd="t" o:hr="t" fillcolor="#a0a0a0" stroked="f"/>
        </w:pict>
      </w:r>
    </w:p>
    <w:p w14:paraId="212C86BF" w14:textId="23681CBE" w:rsidR="00CF47B5" w:rsidRPr="00CF47B5" w:rsidRDefault="00CF47B5" w:rsidP="00943667">
      <w:pPr>
        <w:bidi/>
        <w:jc w:val="center"/>
        <w:rPr>
          <w:b/>
          <w:bCs/>
        </w:rPr>
      </w:pPr>
      <w:r w:rsidRPr="00CF47B5">
        <w:rPr>
          <w:b/>
          <w:bCs/>
          <w:rtl/>
          <w:lang w:val="en-US"/>
        </w:rPr>
        <w:t>חלק 2: עבודה מול</w:t>
      </w:r>
      <w:r w:rsidR="00943667">
        <w:rPr>
          <w:rFonts w:hint="cs"/>
          <w:b/>
          <w:bCs/>
          <w:rtl/>
          <w:lang w:val="en-US"/>
        </w:rPr>
        <w:t xml:space="preserve"> </w:t>
      </w:r>
      <w:r w:rsidRPr="00CF47B5">
        <w:rPr>
          <w:b/>
          <w:bCs/>
        </w:rPr>
        <w:t xml:space="preserve"> Family Wealth Advisors</w:t>
      </w:r>
    </w:p>
    <w:p w14:paraId="43D828DF" w14:textId="77777777" w:rsidR="00943667" w:rsidRDefault="00CF47B5" w:rsidP="00CF47B5">
      <w:pPr>
        <w:bidi/>
        <w:rPr>
          <w:rtl/>
        </w:rPr>
      </w:pPr>
      <w:r w:rsidRPr="00CF47B5">
        <w:rPr>
          <w:b/>
          <w:bCs/>
          <w:rtl/>
          <w:lang w:val="en-US"/>
        </w:rPr>
        <w:t>האם</w:t>
      </w:r>
      <w:r w:rsidRPr="00CF47B5">
        <w:rPr>
          <w:b/>
          <w:bCs/>
        </w:rPr>
        <w:t xml:space="preserve"> FWA </w:t>
      </w:r>
      <w:r w:rsidRPr="00CF47B5">
        <w:rPr>
          <w:b/>
          <w:bCs/>
          <w:rtl/>
          <w:lang w:val="en-US"/>
        </w:rPr>
        <w:t>מסייעת בממשל משפחתי וחינוך דור ההמשך</w:t>
      </w:r>
      <w:r w:rsidRPr="00CF47B5">
        <w:rPr>
          <w:b/>
          <w:bCs/>
        </w:rPr>
        <w:t>?</w:t>
      </w:r>
      <w:r w:rsidRPr="00CF47B5">
        <w:t xml:space="preserve"> </w:t>
      </w:r>
      <w:r w:rsidR="00943667">
        <w:rPr>
          <w:rFonts w:hint="cs"/>
          <w:rtl/>
        </w:rPr>
        <w:t xml:space="preserve"> </w:t>
      </w:r>
    </w:p>
    <w:p w14:paraId="443A0908" w14:textId="1460C634" w:rsidR="00CF47B5" w:rsidRPr="00CF47B5" w:rsidRDefault="00CF47B5" w:rsidP="00943667">
      <w:pPr>
        <w:bidi/>
        <w:rPr>
          <w:color w:val="EE0000"/>
        </w:rPr>
      </w:pPr>
      <w:r w:rsidRPr="002A0FD2">
        <w:rPr>
          <w:color w:val="EE0000"/>
          <w:highlight w:val="yellow"/>
          <w:rtl/>
          <w:lang w:val="en-US"/>
          <w:rPrChange w:id="247" w:author="Daniel Peretz" w:date="2026-02-19T19:40:00Z" w16du:dateUtc="2026-02-19T17:40:00Z">
            <w:rPr>
              <w:color w:val="EE0000"/>
              <w:rtl/>
              <w:lang w:val="en-US"/>
            </w:rPr>
          </w:rPrChange>
        </w:rPr>
        <w:t xml:space="preserve">בהחלט. אנו מאמינים שהכשרת המשפחה לקראת ההון חשובה לא פחות </w:t>
      </w:r>
      <w:r w:rsidR="00943667" w:rsidRPr="002A0FD2">
        <w:rPr>
          <w:rFonts w:hint="cs"/>
          <w:color w:val="EE0000"/>
          <w:highlight w:val="yellow"/>
          <w:rtl/>
          <w:lang w:val="en-US"/>
          <w:rPrChange w:id="248" w:author="Daniel Peretz" w:date="2026-02-19T19:40:00Z" w16du:dateUtc="2026-02-19T17:40:00Z">
            <w:rPr>
              <w:rFonts w:hint="cs"/>
              <w:color w:val="EE0000"/>
              <w:rtl/>
              <w:lang w:val="en-US"/>
            </w:rPr>
          </w:rPrChange>
        </w:rPr>
        <w:t>מניהול ושימור</w:t>
      </w:r>
      <w:r w:rsidRPr="002A0FD2">
        <w:rPr>
          <w:color w:val="EE0000"/>
          <w:highlight w:val="yellow"/>
          <w:rtl/>
          <w:lang w:val="en-US"/>
          <w:rPrChange w:id="249" w:author="Daniel Peretz" w:date="2026-02-19T19:40:00Z" w16du:dateUtc="2026-02-19T17:40:00Z">
            <w:rPr>
              <w:color w:val="EE0000"/>
              <w:rtl/>
              <w:lang w:val="en-US"/>
            </w:rPr>
          </w:rPrChange>
        </w:rPr>
        <w:t xml:space="preserve"> ההון עבור המשפחה. אנו בונים חוויות למידה מותאמות ומנחים מפגשים משפחתיים המתמקדים בניהול קבלת החלטות, תכנון ירושה וחינוך פיננסי לדור הצעיר</w:t>
      </w:r>
      <w:r w:rsidRPr="002A0FD2">
        <w:rPr>
          <w:color w:val="EE0000"/>
          <w:highlight w:val="yellow"/>
          <w:rPrChange w:id="250" w:author="Daniel Peretz" w:date="2026-02-19T19:40:00Z" w16du:dateUtc="2026-02-19T17:40:00Z">
            <w:rPr>
              <w:color w:val="EE0000"/>
            </w:rPr>
          </w:rPrChange>
        </w:rPr>
        <w:t>.</w:t>
      </w:r>
    </w:p>
    <w:p w14:paraId="09E6894C" w14:textId="77777777" w:rsidR="00943667" w:rsidRDefault="00CF47B5" w:rsidP="00CF47B5">
      <w:pPr>
        <w:bidi/>
        <w:rPr>
          <w:rtl/>
        </w:rPr>
      </w:pPr>
      <w:r w:rsidRPr="00CF47B5">
        <w:rPr>
          <w:b/>
          <w:bCs/>
          <w:rtl/>
          <w:lang w:val="en-US"/>
        </w:rPr>
        <w:t>איך בנוי מבנה העמלות שלכם</w:t>
      </w:r>
      <w:r w:rsidRPr="00CF47B5">
        <w:rPr>
          <w:b/>
          <w:bCs/>
        </w:rPr>
        <w:t>?</w:t>
      </w:r>
      <w:r w:rsidRPr="00CF47B5">
        <w:t xml:space="preserve"> </w:t>
      </w:r>
    </w:p>
    <w:p w14:paraId="017958DE" w14:textId="46170F25" w:rsidR="00CF47B5" w:rsidRPr="00CF47B5" w:rsidRDefault="00CF47B5" w:rsidP="00943667">
      <w:pPr>
        <w:bidi/>
        <w:rPr>
          <w:color w:val="EE0000"/>
        </w:rPr>
      </w:pPr>
      <w:r w:rsidRPr="002A0FD2">
        <w:rPr>
          <w:color w:val="EE0000"/>
          <w:highlight w:val="yellow"/>
          <w:rtl/>
          <w:lang w:val="en-US"/>
          <w:rPrChange w:id="251" w:author="Daniel Peretz" w:date="2026-02-19T19:41:00Z" w16du:dateUtc="2026-02-19T17:41:00Z">
            <w:rPr>
              <w:color w:val="EE0000"/>
              <w:rtl/>
              <w:lang w:val="en-US"/>
            </w:rPr>
          </w:rPrChange>
        </w:rPr>
        <w:t xml:space="preserve">אנו פועלים במודל שקוף של </w:t>
      </w:r>
      <w:r w:rsidRPr="002A0FD2">
        <w:rPr>
          <w:b/>
          <w:bCs/>
          <w:color w:val="EE0000"/>
          <w:highlight w:val="yellow"/>
          <w:rtl/>
          <w:lang w:val="en-US"/>
          <w:rPrChange w:id="252" w:author="Daniel Peretz" w:date="2026-02-19T19:41:00Z" w16du:dateUtc="2026-02-19T17:41:00Z">
            <w:rPr>
              <w:b/>
              <w:bCs/>
              <w:color w:val="EE0000"/>
              <w:rtl/>
              <w:lang w:val="en-US"/>
            </w:rPr>
          </w:rPrChange>
        </w:rPr>
        <w:t>עמלה בלבד</w:t>
      </w:r>
      <w:r w:rsidRPr="002A0FD2">
        <w:rPr>
          <w:b/>
          <w:bCs/>
          <w:color w:val="EE0000"/>
          <w:highlight w:val="yellow"/>
          <w:rPrChange w:id="253" w:author="Daniel Peretz" w:date="2026-02-19T19:41:00Z" w16du:dateUtc="2026-02-19T17:41:00Z">
            <w:rPr>
              <w:b/>
              <w:bCs/>
              <w:color w:val="EE0000"/>
            </w:rPr>
          </w:rPrChange>
        </w:rPr>
        <w:t xml:space="preserve"> (Fee-Only)</w:t>
      </w:r>
      <w:r w:rsidR="00943667" w:rsidRPr="002A0FD2">
        <w:rPr>
          <w:rFonts w:hint="cs"/>
          <w:b/>
          <w:bCs/>
          <w:color w:val="EE0000"/>
          <w:highlight w:val="yellow"/>
          <w:rtl/>
          <w:rPrChange w:id="254" w:author="Daniel Peretz" w:date="2026-02-19T19:41:00Z" w16du:dateUtc="2026-02-19T17:41:00Z">
            <w:rPr>
              <w:rFonts w:hint="cs"/>
              <w:b/>
              <w:bCs/>
              <w:color w:val="EE0000"/>
              <w:rtl/>
            </w:rPr>
          </w:rPrChange>
        </w:rPr>
        <w:t>.</w:t>
      </w:r>
      <w:r w:rsidRPr="002A0FD2">
        <w:rPr>
          <w:color w:val="EE0000"/>
          <w:highlight w:val="yellow"/>
          <w:rPrChange w:id="255" w:author="Daniel Peretz" w:date="2026-02-19T19:41:00Z" w16du:dateUtc="2026-02-19T17:41:00Z">
            <w:rPr>
              <w:color w:val="EE0000"/>
            </w:rPr>
          </w:rPrChange>
        </w:rPr>
        <w:t xml:space="preserve"> </w:t>
      </w:r>
      <w:r w:rsidRPr="002A0FD2">
        <w:rPr>
          <w:color w:val="EE0000"/>
          <w:highlight w:val="yellow"/>
          <w:rtl/>
          <w:lang w:val="en-US"/>
          <w:rPrChange w:id="256" w:author="Daniel Peretz" w:date="2026-02-19T19:41:00Z" w16du:dateUtc="2026-02-19T17:41:00Z">
            <w:rPr>
              <w:color w:val="EE0000"/>
              <w:rtl/>
              <w:lang w:val="en-US"/>
            </w:rPr>
          </w:rPrChange>
        </w:rPr>
        <w:t xml:space="preserve">שלא כמו מודלים מסורתיים הנשענים על עמלות נסתרות, שכר הטרחה שלנו מסוכם מראש ומבוסס על </w:t>
      </w:r>
      <w:r w:rsidR="00943667" w:rsidRPr="002A0FD2">
        <w:rPr>
          <w:rFonts w:hint="cs"/>
          <w:color w:val="EE0000"/>
          <w:highlight w:val="yellow"/>
          <w:rtl/>
          <w:lang w:val="en-US"/>
          <w:rPrChange w:id="257" w:author="Daniel Peretz" w:date="2026-02-19T19:41:00Z" w16du:dateUtc="2026-02-19T17:41:00Z">
            <w:rPr>
              <w:rFonts w:hint="cs"/>
              <w:color w:val="EE0000"/>
              <w:rtl/>
              <w:lang w:val="en-US"/>
            </w:rPr>
          </w:rPrChange>
        </w:rPr>
        <w:t>היקף ו</w:t>
      </w:r>
      <w:r w:rsidRPr="002A0FD2">
        <w:rPr>
          <w:color w:val="EE0000"/>
          <w:highlight w:val="yellow"/>
          <w:rtl/>
          <w:lang w:val="en-US"/>
          <w:rPrChange w:id="258" w:author="Daniel Peretz" w:date="2026-02-19T19:41:00Z" w16du:dateUtc="2026-02-19T17:41:00Z">
            <w:rPr>
              <w:color w:val="EE0000"/>
              <w:rtl/>
              <w:lang w:val="en-US"/>
            </w:rPr>
          </w:rPrChange>
        </w:rPr>
        <w:t>מורכבות המערך הפיננסי שלכם. איננו גובים דמי הצלחה</w:t>
      </w:r>
      <w:r w:rsidRPr="002A0FD2">
        <w:rPr>
          <w:color w:val="EE0000"/>
          <w:highlight w:val="yellow"/>
          <w:rPrChange w:id="259" w:author="Daniel Peretz" w:date="2026-02-19T19:41:00Z" w16du:dateUtc="2026-02-19T17:41:00Z">
            <w:rPr>
              <w:color w:val="EE0000"/>
            </w:rPr>
          </w:rPrChange>
        </w:rPr>
        <w:t xml:space="preserve"> </w:t>
      </w:r>
      <w:r w:rsidR="00943667" w:rsidRPr="002A0FD2">
        <w:rPr>
          <w:rFonts w:hint="cs"/>
          <w:color w:val="EE0000"/>
          <w:highlight w:val="yellow"/>
          <w:rtl/>
          <w:rPrChange w:id="260" w:author="Daniel Peretz" w:date="2026-02-19T19:41:00Z" w16du:dateUtc="2026-02-19T17:41:00Z">
            <w:rPr>
              <w:rFonts w:hint="cs"/>
              <w:color w:val="EE0000"/>
              <w:rtl/>
            </w:rPr>
          </w:rPrChange>
        </w:rPr>
        <w:t xml:space="preserve"> </w:t>
      </w:r>
      <w:r w:rsidRPr="002A0FD2">
        <w:rPr>
          <w:color w:val="EE0000"/>
          <w:highlight w:val="yellow"/>
          <w:rPrChange w:id="261" w:author="Daniel Peretz" w:date="2026-02-19T19:41:00Z" w16du:dateUtc="2026-02-19T17:41:00Z">
            <w:rPr>
              <w:color w:val="EE0000"/>
            </w:rPr>
          </w:rPrChange>
        </w:rPr>
        <w:t>(Performance Fees)</w:t>
      </w:r>
      <w:r w:rsidR="00943667" w:rsidRPr="002A0FD2">
        <w:rPr>
          <w:rFonts w:hint="cs"/>
          <w:color w:val="EE0000"/>
          <w:highlight w:val="yellow"/>
          <w:rtl/>
          <w:rPrChange w:id="262" w:author="Daniel Peretz" w:date="2026-02-19T19:41:00Z" w16du:dateUtc="2026-02-19T17:41:00Z">
            <w:rPr>
              <w:rFonts w:hint="cs"/>
              <w:color w:val="EE0000"/>
              <w:rtl/>
            </w:rPr>
          </w:rPrChange>
        </w:rPr>
        <w:t>,</w:t>
      </w:r>
      <w:r w:rsidRPr="002A0FD2">
        <w:rPr>
          <w:color w:val="EE0000"/>
          <w:highlight w:val="yellow"/>
          <w:rPrChange w:id="263" w:author="Daniel Peretz" w:date="2026-02-19T19:41:00Z" w16du:dateUtc="2026-02-19T17:41:00Z">
            <w:rPr>
              <w:color w:val="EE0000"/>
            </w:rPr>
          </w:rPrChange>
        </w:rPr>
        <w:t xml:space="preserve"> </w:t>
      </w:r>
      <w:r w:rsidRPr="002A0FD2">
        <w:rPr>
          <w:color w:val="EE0000"/>
          <w:highlight w:val="yellow"/>
          <w:rtl/>
          <w:lang w:val="en-US"/>
          <w:rPrChange w:id="264" w:author="Daniel Peretz" w:date="2026-02-19T19:41:00Z" w16du:dateUtc="2026-02-19T17:41:00Z">
            <w:rPr>
              <w:color w:val="EE0000"/>
              <w:rtl/>
              <w:lang w:val="en-US"/>
            </w:rPr>
          </w:rPrChange>
        </w:rPr>
        <w:t>כדי להימנע מהפיתוי לקחת סיכונים מיותרים עם ההון שלכם לצורך השגת תשואות קצרות טווח</w:t>
      </w:r>
      <w:r w:rsidRPr="002A0FD2">
        <w:rPr>
          <w:color w:val="EE0000"/>
          <w:highlight w:val="yellow"/>
          <w:rPrChange w:id="265" w:author="Daniel Peretz" w:date="2026-02-19T19:41:00Z" w16du:dateUtc="2026-02-19T17:41:00Z">
            <w:rPr>
              <w:color w:val="EE0000"/>
            </w:rPr>
          </w:rPrChange>
        </w:rPr>
        <w:t>.</w:t>
      </w:r>
    </w:p>
    <w:p w14:paraId="7C6181BF" w14:textId="77777777" w:rsidR="00943667" w:rsidRDefault="00CF47B5" w:rsidP="00CF47B5">
      <w:pPr>
        <w:bidi/>
        <w:rPr>
          <w:b/>
          <w:bCs/>
          <w:rtl/>
        </w:rPr>
      </w:pPr>
      <w:r w:rsidRPr="00CF47B5">
        <w:rPr>
          <w:b/>
          <w:bCs/>
          <w:rtl/>
          <w:lang w:val="en-US"/>
        </w:rPr>
        <w:t>האם</w:t>
      </w:r>
      <w:r w:rsidRPr="00CF47B5">
        <w:rPr>
          <w:b/>
          <w:bCs/>
        </w:rPr>
        <w:t xml:space="preserve"> FWA </w:t>
      </w:r>
      <w:r w:rsidRPr="00CF47B5">
        <w:rPr>
          <w:b/>
          <w:bCs/>
          <w:rtl/>
          <w:lang w:val="en-US"/>
        </w:rPr>
        <w:t>יכולה לסייע בצמצום קונפליקטים משפחתיים</w:t>
      </w:r>
      <w:r w:rsidRPr="00CF47B5">
        <w:rPr>
          <w:b/>
          <w:bCs/>
        </w:rPr>
        <w:t>?</w:t>
      </w:r>
    </w:p>
    <w:p w14:paraId="2752F1C6" w14:textId="7DACE23E" w:rsidR="00CF47B5" w:rsidRPr="00CF47B5" w:rsidRDefault="00CF47B5" w:rsidP="00943667">
      <w:pPr>
        <w:bidi/>
        <w:rPr>
          <w:color w:val="EE0000"/>
        </w:rPr>
      </w:pPr>
      <w:r w:rsidRPr="002A0FD2">
        <w:rPr>
          <w:color w:val="EE0000"/>
          <w:highlight w:val="yellow"/>
          <w:rtl/>
          <w:lang w:val="en-US"/>
          <w:rPrChange w:id="266" w:author="Daniel Peretz" w:date="2026-02-19T19:41:00Z" w16du:dateUtc="2026-02-19T17:41:00Z">
            <w:rPr>
              <w:color w:val="EE0000"/>
              <w:rtl/>
              <w:lang w:val="en-US"/>
            </w:rPr>
          </w:rPrChange>
        </w:rPr>
        <w:t>אנו פועלים כצד שלישי ניטרלי המגשר על פערים בין דורות. על ידי יצירת פרוטוקולים ברורים לקבלת החלטות ותקשורת פתוחה, אנו עוזרים לבני המשפחה להרגיש שותפים ולא "מנוטרלים", מה שמפחית משמעותית את החיכוך</w:t>
      </w:r>
      <w:r w:rsidRPr="002A0FD2">
        <w:rPr>
          <w:color w:val="EE0000"/>
          <w:highlight w:val="yellow"/>
          <w:rPrChange w:id="267" w:author="Daniel Peretz" w:date="2026-02-19T19:41:00Z" w16du:dateUtc="2026-02-19T17:41:00Z">
            <w:rPr>
              <w:color w:val="EE0000"/>
            </w:rPr>
          </w:rPrChange>
        </w:rPr>
        <w:t>.</w:t>
      </w:r>
    </w:p>
    <w:p w14:paraId="0AE0FC05" w14:textId="77777777" w:rsidR="00943667" w:rsidRDefault="00CF47B5" w:rsidP="00CF47B5">
      <w:pPr>
        <w:bidi/>
        <w:rPr>
          <w:b/>
          <w:bCs/>
          <w:rtl/>
        </w:rPr>
      </w:pPr>
      <w:r w:rsidRPr="00CF47B5">
        <w:rPr>
          <w:b/>
          <w:bCs/>
          <w:rtl/>
          <w:lang w:val="en-US"/>
        </w:rPr>
        <w:t>האם עלי להחליף את הספקים הפיננסיים הנוכחיים שלי</w:t>
      </w:r>
      <w:r w:rsidRPr="00CF47B5">
        <w:rPr>
          <w:b/>
          <w:bCs/>
        </w:rPr>
        <w:t>?</w:t>
      </w:r>
    </w:p>
    <w:p w14:paraId="34120A74" w14:textId="6C7062A0" w:rsidR="00CF47B5" w:rsidRPr="00CF47B5" w:rsidRDefault="00CF47B5" w:rsidP="00943667">
      <w:pPr>
        <w:bidi/>
        <w:rPr>
          <w:color w:val="EE0000"/>
        </w:rPr>
      </w:pPr>
      <w:r w:rsidRPr="002A0FD2">
        <w:rPr>
          <w:color w:val="EE0000"/>
          <w:highlight w:val="yellow"/>
          <w:rtl/>
          <w:lang w:val="en-US"/>
          <w:rPrChange w:id="268" w:author="Daniel Peretz" w:date="2026-02-19T19:41:00Z" w16du:dateUtc="2026-02-19T17:41:00Z">
            <w:rPr>
              <w:color w:val="EE0000"/>
              <w:rtl/>
              <w:lang w:val="en-US"/>
            </w:rPr>
          </w:rPrChange>
        </w:rPr>
        <w:t>ממש לא. אנו אפילו מעודדים פיזור נכסים בין מספר בנקים. איננו מחליפים את הבנקים שלכם; אנו מנהלים אותם עבורכם. אנו פועלים כנציגים שלכם ומפקחים על כל הספקים כדי לוודא שהם נשארים תחרותיים ומסונכרנים עם האסטרטגיה הרחבה שלכם</w:t>
      </w:r>
      <w:r w:rsidRPr="002A0FD2">
        <w:rPr>
          <w:color w:val="EE0000"/>
          <w:highlight w:val="yellow"/>
          <w:rPrChange w:id="269" w:author="Daniel Peretz" w:date="2026-02-19T19:41:00Z" w16du:dateUtc="2026-02-19T17:41:00Z">
            <w:rPr>
              <w:color w:val="EE0000"/>
            </w:rPr>
          </w:rPrChange>
        </w:rPr>
        <w:t>.</w:t>
      </w:r>
    </w:p>
    <w:p w14:paraId="16DE5080" w14:textId="77777777" w:rsidR="00943667" w:rsidRDefault="00CF47B5" w:rsidP="00CF47B5">
      <w:pPr>
        <w:bidi/>
        <w:rPr>
          <w:b/>
          <w:bCs/>
          <w:rtl/>
        </w:rPr>
      </w:pPr>
      <w:r w:rsidRPr="00CF47B5">
        <w:rPr>
          <w:b/>
          <w:bCs/>
          <w:rtl/>
          <w:lang w:val="en-US"/>
        </w:rPr>
        <w:t>מהי תדירות התקשורת מולכם</w:t>
      </w:r>
      <w:r w:rsidRPr="00CF47B5">
        <w:rPr>
          <w:b/>
          <w:bCs/>
        </w:rPr>
        <w:t>?</w:t>
      </w:r>
    </w:p>
    <w:p w14:paraId="3327DB19" w14:textId="7431001D" w:rsidR="00CF47B5" w:rsidRPr="00CF47B5" w:rsidRDefault="00CF47B5" w:rsidP="00943667">
      <w:pPr>
        <w:bidi/>
        <w:rPr>
          <w:color w:val="EE0000"/>
        </w:rPr>
      </w:pPr>
      <w:r w:rsidRPr="00CF47B5">
        <w:t xml:space="preserve"> </w:t>
      </w:r>
      <w:r w:rsidRPr="002A0FD2">
        <w:rPr>
          <w:color w:val="EE0000"/>
          <w:highlight w:val="yellow"/>
          <w:rtl/>
          <w:lang w:val="en-US"/>
          <w:rPrChange w:id="270" w:author="Daniel Peretz" w:date="2026-02-19T19:41:00Z" w16du:dateUtc="2026-02-19T17:41:00Z">
            <w:rPr>
              <w:color w:val="EE0000"/>
              <w:rtl/>
              <w:lang w:val="en-US"/>
            </w:rPr>
          </w:rPrChange>
        </w:rPr>
        <w:t>אנו מתאימים את התדירות להעדפתכם, אך הסטנדרט שלנו כולל</w:t>
      </w:r>
      <w:r w:rsidRPr="002A0FD2">
        <w:rPr>
          <w:color w:val="EE0000"/>
          <w:highlight w:val="yellow"/>
          <w:rPrChange w:id="271" w:author="Daniel Peretz" w:date="2026-02-19T19:41:00Z" w16du:dateUtc="2026-02-19T17:41:00Z">
            <w:rPr>
              <w:color w:val="EE0000"/>
            </w:rPr>
          </w:rPrChange>
        </w:rPr>
        <w:t>:</w:t>
      </w:r>
    </w:p>
    <w:p w14:paraId="1B0D0CD6" w14:textId="4D9884A2" w:rsidR="00CF47B5" w:rsidRPr="00CF47B5" w:rsidRDefault="00CF47B5" w:rsidP="00CF47B5">
      <w:pPr>
        <w:numPr>
          <w:ilvl w:val="0"/>
          <w:numId w:val="27"/>
        </w:numPr>
        <w:bidi/>
        <w:rPr>
          <w:color w:val="EE0000"/>
        </w:rPr>
      </w:pPr>
      <w:r w:rsidRPr="00CF47B5">
        <w:rPr>
          <w:b/>
          <w:bCs/>
          <w:color w:val="EE0000"/>
          <w:rtl/>
          <w:lang w:val="en-US"/>
        </w:rPr>
        <w:lastRenderedPageBreak/>
        <w:t>חודש</w:t>
      </w:r>
      <w:r w:rsidR="002A0FD2">
        <w:rPr>
          <w:rFonts w:hint="cs"/>
          <w:b/>
          <w:bCs/>
          <w:color w:val="EE0000"/>
          <w:rtl/>
          <w:lang w:val="en-US"/>
        </w:rPr>
        <w:t>י</w:t>
      </w:r>
      <w:r w:rsidRPr="00CF47B5">
        <w:rPr>
          <w:b/>
          <w:bCs/>
          <w:color w:val="EE0000"/>
        </w:rPr>
        <w:t>:</w:t>
      </w:r>
      <w:r w:rsidR="00943667">
        <w:rPr>
          <w:rFonts w:hint="cs"/>
          <w:b/>
          <w:bCs/>
          <w:color w:val="EE0000"/>
          <w:rtl/>
        </w:rPr>
        <w:t xml:space="preserve"> </w:t>
      </w:r>
      <w:r w:rsidRPr="00CF47B5">
        <w:rPr>
          <w:color w:val="EE0000"/>
        </w:rPr>
        <w:t xml:space="preserve"> </w:t>
      </w:r>
      <w:r w:rsidRPr="00CF47B5">
        <w:rPr>
          <w:color w:val="EE0000"/>
          <w:rtl/>
          <w:lang w:val="en-US"/>
        </w:rPr>
        <w:t>דוח</w:t>
      </w:r>
      <w:del w:id="272" w:author="Daniel Peretz" w:date="2026-02-19T19:43:00Z" w16du:dateUtc="2026-02-19T17:43:00Z">
        <w:r w:rsidRPr="00CF47B5" w:rsidDel="002A0FD2">
          <w:rPr>
            <w:color w:val="EE0000"/>
            <w:rtl/>
            <w:lang w:val="en-US"/>
          </w:rPr>
          <w:delText>ות</w:delText>
        </w:r>
      </w:del>
      <w:r w:rsidRPr="00CF47B5">
        <w:rPr>
          <w:color w:val="EE0000"/>
          <w:rtl/>
          <w:lang w:val="en-US"/>
        </w:rPr>
        <w:t xml:space="preserve"> </w:t>
      </w:r>
      <w:del w:id="273" w:author="Daniel Peretz" w:date="2026-02-19T19:43:00Z" w16du:dateUtc="2026-02-19T17:43:00Z">
        <w:r w:rsidRPr="00CF47B5" w:rsidDel="002A0FD2">
          <w:rPr>
            <w:color w:val="EE0000"/>
            <w:rtl/>
            <w:lang w:val="en-US"/>
          </w:rPr>
          <w:delText>ביצועים מאוחדים וסיכום מנהלים</w:delText>
        </w:r>
      </w:del>
      <w:ins w:id="274" w:author="Daniel Peretz" w:date="2026-02-19T19:43:00Z" w16du:dateUtc="2026-02-19T17:43:00Z">
        <w:r w:rsidR="002A0FD2">
          <w:rPr>
            <w:rFonts w:hint="cs"/>
            <w:color w:val="EE0000"/>
            <w:rtl/>
            <w:lang w:val="en-US"/>
          </w:rPr>
          <w:t>נכסים מאוחד ו</w:t>
        </w:r>
      </w:ins>
      <w:ins w:id="275" w:author="Daniel Peretz" w:date="2026-02-19T19:44:00Z" w16du:dateUtc="2026-02-19T17:44:00Z">
        <w:r w:rsidR="002A0FD2">
          <w:rPr>
            <w:rFonts w:hint="cs"/>
            <w:color w:val="EE0000"/>
            <w:rtl/>
            <w:lang w:val="en-US"/>
          </w:rPr>
          <w:t>נתוני שוק</w:t>
        </w:r>
      </w:ins>
      <w:r w:rsidRPr="00CF47B5">
        <w:rPr>
          <w:color w:val="EE0000"/>
        </w:rPr>
        <w:t>.</w:t>
      </w:r>
    </w:p>
    <w:p w14:paraId="5EB23928" w14:textId="0875AEEB" w:rsidR="00CF47B5" w:rsidRPr="00CF47B5" w:rsidRDefault="00CF47B5" w:rsidP="00CF47B5">
      <w:pPr>
        <w:numPr>
          <w:ilvl w:val="0"/>
          <w:numId w:val="27"/>
        </w:numPr>
        <w:bidi/>
        <w:rPr>
          <w:color w:val="EE0000"/>
        </w:rPr>
      </w:pPr>
      <w:r w:rsidRPr="00CF47B5">
        <w:rPr>
          <w:b/>
          <w:bCs/>
          <w:color w:val="EE0000"/>
          <w:rtl/>
          <w:lang w:val="en-US"/>
        </w:rPr>
        <w:t>רבעו</w:t>
      </w:r>
      <w:r w:rsidR="002A0FD2">
        <w:rPr>
          <w:rFonts w:hint="cs"/>
          <w:b/>
          <w:bCs/>
          <w:color w:val="EE0000"/>
          <w:rtl/>
          <w:lang w:val="en-US"/>
        </w:rPr>
        <w:t>ני</w:t>
      </w:r>
      <w:r w:rsidRPr="00CF47B5">
        <w:rPr>
          <w:b/>
          <w:bCs/>
          <w:color w:val="EE0000"/>
        </w:rPr>
        <w:t>:</w:t>
      </w:r>
      <w:r w:rsidR="00943667">
        <w:rPr>
          <w:rFonts w:hint="cs"/>
          <w:b/>
          <w:bCs/>
          <w:color w:val="EE0000"/>
          <w:rtl/>
        </w:rPr>
        <w:t xml:space="preserve"> </w:t>
      </w:r>
      <w:del w:id="276" w:author="Daniel Peretz" w:date="2026-02-19T19:44:00Z" w16du:dateUtc="2026-02-19T17:44:00Z">
        <w:r w:rsidRPr="00CF47B5" w:rsidDel="002A0FD2">
          <w:rPr>
            <w:color w:val="EE0000"/>
          </w:rPr>
          <w:delText xml:space="preserve"> </w:delText>
        </w:r>
        <w:r w:rsidRPr="00CF47B5" w:rsidDel="002A0FD2">
          <w:rPr>
            <w:color w:val="EE0000"/>
            <w:rtl/>
            <w:lang w:val="en-US"/>
          </w:rPr>
          <w:delText>סקירת פורטפוליו מעמיקה ו</w:delText>
        </w:r>
      </w:del>
      <w:r w:rsidRPr="00CF47B5">
        <w:rPr>
          <w:color w:val="EE0000"/>
          <w:rtl/>
          <w:lang w:val="en-US"/>
        </w:rPr>
        <w:t>פגיש</w:t>
      </w:r>
      <w:del w:id="277" w:author="Daniel Peretz" w:date="2026-02-19T19:45:00Z" w16du:dateUtc="2026-02-19T17:45:00Z">
        <w:r w:rsidRPr="00CF47B5" w:rsidDel="002A0FD2">
          <w:rPr>
            <w:color w:val="EE0000"/>
            <w:rtl/>
            <w:lang w:val="en-US"/>
          </w:rPr>
          <w:delText>ו</w:delText>
        </w:r>
      </w:del>
      <w:r w:rsidRPr="00CF47B5">
        <w:rPr>
          <w:color w:val="EE0000"/>
          <w:rtl/>
          <w:lang w:val="en-US"/>
        </w:rPr>
        <w:t>ת אסטרטגיה</w:t>
      </w:r>
      <w:ins w:id="278" w:author="Daniel Peretz" w:date="2026-02-19T19:44:00Z" w16du:dateUtc="2026-02-19T17:44:00Z">
        <w:r w:rsidR="002A0FD2">
          <w:rPr>
            <w:rFonts w:hint="cs"/>
            <w:color w:val="EE0000"/>
            <w:rtl/>
          </w:rPr>
          <w:t xml:space="preserve"> וסקירה מעמיק</w:t>
        </w:r>
      </w:ins>
      <w:ins w:id="279" w:author="Daniel Peretz" w:date="2026-02-19T19:45:00Z" w16du:dateUtc="2026-02-19T17:45:00Z">
        <w:r w:rsidR="002A0FD2">
          <w:rPr>
            <w:rFonts w:hint="cs"/>
            <w:color w:val="EE0000"/>
            <w:rtl/>
          </w:rPr>
          <w:t>ה</w:t>
        </w:r>
      </w:ins>
      <w:del w:id="280" w:author="Daniel Peretz" w:date="2026-02-19T19:44:00Z" w16du:dateUtc="2026-02-19T17:44:00Z">
        <w:r w:rsidRPr="00CF47B5" w:rsidDel="002A0FD2">
          <w:rPr>
            <w:color w:val="EE0000"/>
          </w:rPr>
          <w:delText>.</w:delText>
        </w:r>
      </w:del>
    </w:p>
    <w:p w14:paraId="764799B1" w14:textId="51C7ED0E" w:rsidR="00CF47B5" w:rsidRPr="00CF47B5" w:rsidRDefault="00CF47B5" w:rsidP="00CF47B5">
      <w:pPr>
        <w:numPr>
          <w:ilvl w:val="0"/>
          <w:numId w:val="27"/>
        </w:numPr>
        <w:bidi/>
        <w:rPr>
          <w:color w:val="EE0000"/>
        </w:rPr>
      </w:pPr>
      <w:r w:rsidRPr="00CF47B5">
        <w:rPr>
          <w:b/>
          <w:bCs/>
          <w:color w:val="EE0000"/>
          <w:rtl/>
          <w:lang w:val="en-US"/>
        </w:rPr>
        <w:t>שנ</w:t>
      </w:r>
      <w:r w:rsidR="002A0FD2">
        <w:rPr>
          <w:rFonts w:hint="cs"/>
          <w:b/>
          <w:bCs/>
          <w:color w:val="EE0000"/>
          <w:rtl/>
          <w:lang w:val="en-US"/>
        </w:rPr>
        <w:t>תי</w:t>
      </w:r>
      <w:r w:rsidRPr="00CF47B5">
        <w:rPr>
          <w:b/>
          <w:bCs/>
          <w:color w:val="EE0000"/>
        </w:rPr>
        <w:t>:</w:t>
      </w:r>
      <w:r w:rsidR="00943667">
        <w:rPr>
          <w:rFonts w:hint="cs"/>
          <w:b/>
          <w:bCs/>
          <w:color w:val="EE0000"/>
          <w:rtl/>
        </w:rPr>
        <w:t xml:space="preserve"> </w:t>
      </w:r>
      <w:del w:id="281" w:author="Daniel Peretz" w:date="2026-02-19T19:45:00Z" w16du:dateUtc="2026-02-19T17:45:00Z">
        <w:r w:rsidRPr="00CF47B5" w:rsidDel="002A0FD2">
          <w:rPr>
            <w:color w:val="EE0000"/>
          </w:rPr>
          <w:delText xml:space="preserve"> </w:delText>
        </w:r>
        <w:r w:rsidRPr="00CF47B5" w:rsidDel="002A0FD2">
          <w:rPr>
            <w:color w:val="EE0000"/>
            <w:rtl/>
            <w:lang w:val="en-US"/>
          </w:rPr>
          <w:delText>סקירה</w:delText>
        </w:r>
      </w:del>
      <w:ins w:id="282" w:author="Daniel Peretz" w:date="2026-02-19T19:45:00Z" w16du:dateUtc="2026-02-19T17:45:00Z">
        <w:r w:rsidR="002A0FD2">
          <w:rPr>
            <w:rFonts w:hint="cs"/>
            <w:color w:val="EE0000"/>
            <w:rtl/>
            <w:lang w:val="en-US"/>
          </w:rPr>
          <w:t xml:space="preserve"> בחינה</w:t>
        </w:r>
      </w:ins>
      <w:r w:rsidRPr="00CF47B5">
        <w:rPr>
          <w:color w:val="EE0000"/>
          <w:rtl/>
          <w:lang w:val="en-US"/>
        </w:rPr>
        <w:t xml:space="preserve"> הוליסטית של התוכנית </w:t>
      </w:r>
      <w:ins w:id="283" w:author="Daniel Peretz" w:date="2026-02-19T19:45:00Z" w16du:dateUtc="2026-02-19T17:45:00Z">
        <w:r w:rsidR="002A0FD2">
          <w:rPr>
            <w:rFonts w:hint="cs"/>
            <w:color w:val="EE0000"/>
            <w:rtl/>
            <w:lang w:val="en-US"/>
          </w:rPr>
          <w:t>האסטרטגית, המבנים המשפטיים והיעדים ארוכי הטווח של המשפחה.</w:t>
        </w:r>
      </w:ins>
      <w:del w:id="284" w:author="Daniel Peretz" w:date="2026-02-19T19:45:00Z" w16du:dateUtc="2026-02-19T17:45:00Z">
        <w:r w:rsidRPr="00CF47B5" w:rsidDel="002A0FD2">
          <w:rPr>
            <w:color w:val="EE0000"/>
            <w:rtl/>
            <w:lang w:val="en-US"/>
          </w:rPr>
          <w:delText>הפיננסית המקיפה</w:delText>
        </w:r>
      </w:del>
      <w:r w:rsidRPr="00CF47B5">
        <w:rPr>
          <w:color w:val="EE0000"/>
        </w:rPr>
        <w:t>.</w:t>
      </w:r>
    </w:p>
    <w:p w14:paraId="33E021E0" w14:textId="5DA882E5" w:rsidR="00CF47B5" w:rsidRPr="00CF47B5" w:rsidRDefault="00CF47B5" w:rsidP="00CF47B5">
      <w:pPr>
        <w:numPr>
          <w:ilvl w:val="0"/>
          <w:numId w:val="27"/>
        </w:numPr>
        <w:bidi/>
        <w:rPr>
          <w:color w:val="EE0000"/>
        </w:rPr>
      </w:pPr>
      <w:r w:rsidRPr="00CF47B5">
        <w:rPr>
          <w:b/>
          <w:bCs/>
          <w:color w:val="EE0000"/>
          <w:rtl/>
          <w:lang w:val="en-US"/>
        </w:rPr>
        <w:t>עדכונים יזומים</w:t>
      </w:r>
      <w:r w:rsidRPr="00CF47B5">
        <w:rPr>
          <w:b/>
          <w:bCs/>
          <w:color w:val="EE0000"/>
        </w:rPr>
        <w:t>:</w:t>
      </w:r>
      <w:r w:rsidR="00943667">
        <w:rPr>
          <w:rFonts w:hint="cs"/>
          <w:b/>
          <w:bCs/>
          <w:color w:val="EE0000"/>
          <w:rtl/>
        </w:rPr>
        <w:t xml:space="preserve"> </w:t>
      </w:r>
      <w:r w:rsidRPr="00CF47B5">
        <w:rPr>
          <w:color w:val="EE0000"/>
        </w:rPr>
        <w:t xml:space="preserve"> </w:t>
      </w:r>
      <w:del w:id="285" w:author="Daniel Peretz" w:date="2026-02-19T19:46:00Z" w16du:dateUtc="2026-02-19T17:46:00Z">
        <w:r w:rsidRPr="00CF47B5" w:rsidDel="002A0FD2">
          <w:rPr>
            <w:color w:val="EE0000"/>
            <w:rtl/>
            <w:lang w:val="en-US"/>
          </w:rPr>
          <w:delText>תקשורת בזמן אמת בכל</w:delText>
        </w:r>
      </w:del>
      <w:ins w:id="286" w:author="Daniel Peretz" w:date="2026-02-19T19:46:00Z" w16du:dateUtc="2026-02-19T17:46:00Z">
        <w:r w:rsidR="002A0FD2">
          <w:rPr>
            <w:rFonts w:hint="cs"/>
            <w:color w:val="EE0000"/>
            <w:rtl/>
            <w:lang w:val="en-US"/>
          </w:rPr>
          <w:t>עדכו</w:t>
        </w:r>
      </w:ins>
      <w:ins w:id="287" w:author="Daniel Peretz" w:date="2026-02-19T19:47:00Z" w16du:dateUtc="2026-02-19T17:47:00Z">
        <w:r w:rsidR="002A0FD2">
          <w:rPr>
            <w:rFonts w:hint="cs"/>
            <w:color w:val="EE0000"/>
            <w:rtl/>
            <w:lang w:val="en-US"/>
          </w:rPr>
          <w:t xml:space="preserve">ן </w:t>
        </w:r>
        <w:proofErr w:type="spellStart"/>
        <w:r w:rsidR="002A0FD2">
          <w:rPr>
            <w:rFonts w:hint="cs"/>
            <w:color w:val="EE0000"/>
            <w:rtl/>
            <w:lang w:val="en-US"/>
          </w:rPr>
          <w:t>מיידי</w:t>
        </w:r>
        <w:proofErr w:type="spellEnd"/>
        <w:r w:rsidR="002A0FD2">
          <w:rPr>
            <w:rFonts w:hint="cs"/>
            <w:color w:val="EE0000"/>
            <w:rtl/>
            <w:lang w:val="en-US"/>
          </w:rPr>
          <w:t xml:space="preserve"> בכל</w:t>
        </w:r>
      </w:ins>
      <w:r w:rsidRPr="00CF47B5">
        <w:rPr>
          <w:color w:val="EE0000"/>
          <w:rtl/>
          <w:lang w:val="en-US"/>
        </w:rPr>
        <w:t xml:space="preserve"> פעם שתנ</w:t>
      </w:r>
      <w:del w:id="288" w:author="Daniel Peretz" w:date="2026-02-19T19:47:00Z" w16du:dateUtc="2026-02-19T17:47:00Z">
        <w:r w:rsidRPr="00CF47B5" w:rsidDel="002A0FD2">
          <w:rPr>
            <w:color w:val="EE0000"/>
            <w:rtl/>
            <w:lang w:val="en-US"/>
          </w:rPr>
          <w:delText>אי</w:delText>
        </w:r>
      </w:del>
      <w:ins w:id="289" w:author="Daniel Peretz" w:date="2026-02-19T19:47:00Z" w16du:dateUtc="2026-02-19T17:47:00Z">
        <w:r w:rsidR="002A0FD2">
          <w:rPr>
            <w:rFonts w:hint="cs"/>
            <w:color w:val="EE0000"/>
            <w:rtl/>
            <w:lang w:val="en-US"/>
          </w:rPr>
          <w:t>ודות</w:t>
        </w:r>
      </w:ins>
      <w:r w:rsidRPr="00CF47B5">
        <w:rPr>
          <w:color w:val="EE0000"/>
          <w:rtl/>
          <w:lang w:val="en-US"/>
        </w:rPr>
        <w:t xml:space="preserve"> השוק או </w:t>
      </w:r>
      <w:ins w:id="290" w:author="Daniel Peretz" w:date="2026-02-19T19:47:00Z" w16du:dateUtc="2026-02-19T17:47:00Z">
        <w:r w:rsidR="002A0FD2">
          <w:rPr>
            <w:rFonts w:hint="cs"/>
            <w:color w:val="EE0000"/>
            <w:rtl/>
            <w:lang w:val="en-US"/>
          </w:rPr>
          <w:t xml:space="preserve">הזדמנויות חדשות ידרשו </w:t>
        </w:r>
      </w:ins>
      <w:del w:id="291" w:author="Daniel Peretz" w:date="2026-02-19T19:47:00Z" w16du:dateUtc="2026-02-19T17:47:00Z">
        <w:r w:rsidR="00943667" w:rsidDel="002A0FD2">
          <w:rPr>
            <w:rFonts w:hint="cs"/>
            <w:color w:val="EE0000"/>
            <w:rtl/>
            <w:lang w:val="en-US"/>
          </w:rPr>
          <w:delText xml:space="preserve">צורך כלשהו </w:delText>
        </w:r>
        <w:r w:rsidRPr="00CF47B5" w:rsidDel="002A0FD2">
          <w:rPr>
            <w:color w:val="EE0000"/>
            <w:rtl/>
            <w:lang w:val="en-US"/>
          </w:rPr>
          <w:delText xml:space="preserve">מחייבים </w:delText>
        </w:r>
      </w:del>
      <w:r w:rsidRPr="00CF47B5">
        <w:rPr>
          <w:color w:val="EE0000"/>
          <w:rtl/>
          <w:lang w:val="en-US"/>
        </w:rPr>
        <w:t>את תשומת ל</w:t>
      </w:r>
      <w:r w:rsidR="00943667">
        <w:rPr>
          <w:rFonts w:hint="cs"/>
          <w:color w:val="EE0000"/>
          <w:rtl/>
          <w:lang w:val="en-US"/>
        </w:rPr>
        <w:t>י</w:t>
      </w:r>
      <w:r w:rsidRPr="00CF47B5">
        <w:rPr>
          <w:color w:val="EE0000"/>
          <w:rtl/>
          <w:lang w:val="en-US"/>
        </w:rPr>
        <w:t>בכם</w:t>
      </w:r>
      <w:r w:rsidRPr="00CF47B5">
        <w:rPr>
          <w:color w:val="EE0000"/>
        </w:rPr>
        <w:t>.</w:t>
      </w:r>
    </w:p>
    <w:p w14:paraId="5F645C41" w14:textId="77777777" w:rsidR="00CF47B5" w:rsidRPr="00CF47B5" w:rsidRDefault="00CF47B5" w:rsidP="00CF47B5">
      <w:pPr>
        <w:bidi/>
        <w:rPr>
          <w:rtl/>
        </w:rPr>
      </w:pPr>
    </w:p>
    <w:p w14:paraId="56781364" w14:textId="77777777" w:rsidR="002A0FD2" w:rsidRPr="0055594E" w:rsidRDefault="002A0FD2" w:rsidP="002A0FD2">
      <w:pPr>
        <w:bidi/>
        <w:rPr>
          <w:ins w:id="292" w:author="Daniel Peretz" w:date="2026-02-19T19:47:00Z" w16du:dateUtc="2026-02-19T17:47:00Z"/>
        </w:rPr>
      </w:pPr>
      <w:ins w:id="293" w:author="Daniel Peretz" w:date="2026-02-19T19:47:00Z" w16du:dateUtc="2026-02-19T17:47:00Z">
        <w:r>
          <w:pict w14:anchorId="2342D87E">
            <v:rect id="_x0000_i1069" style="width:0;height:1.5pt" o:hralign="center" o:hrstd="t" o:hr="t" fillcolor="#a0a0a0" stroked="f"/>
          </w:pict>
        </w:r>
      </w:ins>
    </w:p>
    <w:p w14:paraId="578CD751" w14:textId="77777777" w:rsidR="002A0FD2" w:rsidRPr="00D731FD" w:rsidRDefault="002A0FD2" w:rsidP="002A0FD2">
      <w:pPr>
        <w:bidi/>
        <w:jc w:val="center"/>
        <w:rPr>
          <w:ins w:id="294" w:author="Daniel Peretz" w:date="2026-02-19T19:47:00Z" w16du:dateUtc="2026-02-19T17:47:00Z"/>
          <w:b/>
          <w:bCs/>
          <w:highlight w:val="yellow"/>
        </w:rPr>
      </w:pPr>
      <w:ins w:id="295" w:author="Daniel Peretz" w:date="2026-02-19T19:47:00Z" w16du:dateUtc="2026-02-19T17:47:00Z">
        <w:r w:rsidRPr="00D731FD">
          <w:rPr>
            <w:b/>
            <w:bCs/>
            <w:highlight w:val="yellow"/>
            <w:rtl/>
          </w:rPr>
          <w:t>בואו נתחיל בשיחה</w:t>
        </w:r>
      </w:ins>
    </w:p>
    <w:p w14:paraId="512D1F28" w14:textId="77777777" w:rsidR="002A0FD2" w:rsidRDefault="002A0FD2" w:rsidP="002A0FD2">
      <w:pPr>
        <w:bidi/>
        <w:jc w:val="center"/>
        <w:rPr>
          <w:ins w:id="296" w:author="Daniel Peretz" w:date="2026-02-19T19:47:00Z" w16du:dateUtc="2026-02-19T17:47:00Z"/>
        </w:rPr>
      </w:pPr>
      <w:ins w:id="297" w:author="Daniel Peretz" w:date="2026-02-19T19:47:00Z" w16du:dateUtc="2026-02-19T17:47:00Z">
        <w:r w:rsidRPr="00D731FD">
          <w:rPr>
            <w:highlight w:val="yellow"/>
            <w:rtl/>
          </w:rPr>
          <w:t>אנו מזמינים אתכם לפגישת היכרות פרטית</w:t>
        </w:r>
        <w:r w:rsidRPr="00D731FD">
          <w:rPr>
            <w:rFonts w:hint="cs"/>
            <w:highlight w:val="yellow"/>
            <w:rtl/>
          </w:rPr>
          <w:t>.</w:t>
        </w:r>
        <w:r w:rsidRPr="00D731FD">
          <w:rPr>
            <w:highlight w:val="yellow"/>
            <w:rtl/>
          </w:rPr>
          <w:br/>
          <w:t>השאירו פרטים, ונחזור אליכם אישית לתיאום פגישה</w:t>
        </w:r>
        <w:r w:rsidRPr="00D731FD">
          <w:rPr>
            <w:highlight w:val="yellow"/>
          </w:rPr>
          <w:t>.</w:t>
        </w:r>
      </w:ins>
    </w:p>
    <w:p w14:paraId="7307362D" w14:textId="77777777" w:rsidR="00CF47B5" w:rsidRPr="002A0FD2" w:rsidRDefault="00CF47B5" w:rsidP="00CF47B5">
      <w:pPr>
        <w:bidi/>
        <w:rPr>
          <w:rtl/>
          <w:rPrChange w:id="298" w:author="Daniel Peretz" w:date="2026-02-19T19:47:00Z" w16du:dateUtc="2026-02-19T17:47:00Z">
            <w:rPr>
              <w:rtl/>
              <w:lang w:val="en-US"/>
            </w:rPr>
          </w:rPrChange>
        </w:rPr>
      </w:pPr>
    </w:p>
    <w:sectPr w:rsidR="00CF47B5" w:rsidRPr="002A0FD2" w:rsidSect="005A1260">
      <w:pgSz w:w="11906" w:h="16838"/>
      <w:pgMar w:top="1276" w:right="1800" w:bottom="141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B8F"/>
    <w:multiLevelType w:val="multilevel"/>
    <w:tmpl w:val="848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3CD6"/>
    <w:multiLevelType w:val="multilevel"/>
    <w:tmpl w:val="49CC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A254E"/>
    <w:multiLevelType w:val="multilevel"/>
    <w:tmpl w:val="C4A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F2F63"/>
    <w:multiLevelType w:val="multilevel"/>
    <w:tmpl w:val="608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1345"/>
    <w:multiLevelType w:val="multilevel"/>
    <w:tmpl w:val="EDD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1FC9"/>
    <w:multiLevelType w:val="hybridMultilevel"/>
    <w:tmpl w:val="DBF62D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EA642A7"/>
    <w:multiLevelType w:val="multilevel"/>
    <w:tmpl w:val="AB9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B56E0"/>
    <w:multiLevelType w:val="multilevel"/>
    <w:tmpl w:val="1EB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C370D"/>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60C92"/>
    <w:multiLevelType w:val="multilevel"/>
    <w:tmpl w:val="E15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D64EF"/>
    <w:multiLevelType w:val="multilevel"/>
    <w:tmpl w:val="D59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B3206"/>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12DC4"/>
    <w:multiLevelType w:val="multilevel"/>
    <w:tmpl w:val="C8D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F31CA"/>
    <w:multiLevelType w:val="multilevel"/>
    <w:tmpl w:val="7BD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76DC5"/>
    <w:multiLevelType w:val="multilevel"/>
    <w:tmpl w:val="F74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191"/>
    <w:multiLevelType w:val="multilevel"/>
    <w:tmpl w:val="2D1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F6299"/>
    <w:multiLevelType w:val="hybridMultilevel"/>
    <w:tmpl w:val="6A1089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EE72A54"/>
    <w:multiLevelType w:val="multilevel"/>
    <w:tmpl w:val="0B5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3382B"/>
    <w:multiLevelType w:val="multilevel"/>
    <w:tmpl w:val="098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F706D"/>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A24B0"/>
    <w:multiLevelType w:val="multilevel"/>
    <w:tmpl w:val="61B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8357B"/>
    <w:multiLevelType w:val="multilevel"/>
    <w:tmpl w:val="CC4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80CF0"/>
    <w:multiLevelType w:val="multilevel"/>
    <w:tmpl w:val="0C5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A5648"/>
    <w:multiLevelType w:val="multilevel"/>
    <w:tmpl w:val="AED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34802"/>
    <w:multiLevelType w:val="multilevel"/>
    <w:tmpl w:val="91C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D3946"/>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05BAE"/>
    <w:multiLevelType w:val="multilevel"/>
    <w:tmpl w:val="BDEC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85854">
    <w:abstractNumId w:val="26"/>
  </w:num>
  <w:num w:numId="2" w16cid:durableId="37703356">
    <w:abstractNumId w:val="22"/>
  </w:num>
  <w:num w:numId="3" w16cid:durableId="9262767">
    <w:abstractNumId w:val="10"/>
  </w:num>
  <w:num w:numId="4" w16cid:durableId="1456563421">
    <w:abstractNumId w:val="9"/>
  </w:num>
  <w:num w:numId="5" w16cid:durableId="430590404">
    <w:abstractNumId w:val="5"/>
  </w:num>
  <w:num w:numId="6" w16cid:durableId="989940326">
    <w:abstractNumId w:val="23"/>
  </w:num>
  <w:num w:numId="7" w16cid:durableId="35009062">
    <w:abstractNumId w:val="24"/>
  </w:num>
  <w:num w:numId="8" w16cid:durableId="2105682522">
    <w:abstractNumId w:val="3"/>
  </w:num>
  <w:num w:numId="9" w16cid:durableId="1228103991">
    <w:abstractNumId w:val="21"/>
  </w:num>
  <w:num w:numId="10" w16cid:durableId="1042243598">
    <w:abstractNumId w:val="15"/>
  </w:num>
  <w:num w:numId="11" w16cid:durableId="280382167">
    <w:abstractNumId w:val="18"/>
  </w:num>
  <w:num w:numId="12" w16cid:durableId="1993756781">
    <w:abstractNumId w:val="17"/>
  </w:num>
  <w:num w:numId="13" w16cid:durableId="921137427">
    <w:abstractNumId w:val="6"/>
  </w:num>
  <w:num w:numId="14" w16cid:durableId="1996059297">
    <w:abstractNumId w:val="16"/>
  </w:num>
  <w:num w:numId="15" w16cid:durableId="418872902">
    <w:abstractNumId w:val="7"/>
  </w:num>
  <w:num w:numId="16" w16cid:durableId="446315357">
    <w:abstractNumId w:val="0"/>
  </w:num>
  <w:num w:numId="17" w16cid:durableId="872310523">
    <w:abstractNumId w:val="4"/>
  </w:num>
  <w:num w:numId="18" w16cid:durableId="74207919">
    <w:abstractNumId w:val="20"/>
  </w:num>
  <w:num w:numId="19" w16cid:durableId="2098553734">
    <w:abstractNumId w:val="12"/>
  </w:num>
  <w:num w:numId="20" w16cid:durableId="1316035570">
    <w:abstractNumId w:val="14"/>
  </w:num>
  <w:num w:numId="21" w16cid:durableId="761297417">
    <w:abstractNumId w:val="2"/>
  </w:num>
  <w:num w:numId="22" w16cid:durableId="1335568810">
    <w:abstractNumId w:val="25"/>
  </w:num>
  <w:num w:numId="23" w16cid:durableId="1141579799">
    <w:abstractNumId w:val="1"/>
  </w:num>
  <w:num w:numId="24" w16cid:durableId="1717390249">
    <w:abstractNumId w:val="13"/>
  </w:num>
  <w:num w:numId="25" w16cid:durableId="1180583607">
    <w:abstractNumId w:val="19"/>
  </w:num>
  <w:num w:numId="26" w16cid:durableId="791480361">
    <w:abstractNumId w:val="8"/>
  </w:num>
  <w:num w:numId="27" w16cid:durableId="113043630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Peretz">
    <w15:presenceInfo w15:providerId="Windows Live" w15:userId="96b49be19f9626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FF431E"/>
    <w:rsid w:val="00004C47"/>
    <w:rsid w:val="00015A6C"/>
    <w:rsid w:val="00017F64"/>
    <w:rsid w:val="00020848"/>
    <w:rsid w:val="00022BA1"/>
    <w:rsid w:val="00025CE8"/>
    <w:rsid w:val="00026A71"/>
    <w:rsid w:val="00041657"/>
    <w:rsid w:val="000418F8"/>
    <w:rsid w:val="00044A7A"/>
    <w:rsid w:val="000451F5"/>
    <w:rsid w:val="000475E5"/>
    <w:rsid w:val="0005119A"/>
    <w:rsid w:val="000534D3"/>
    <w:rsid w:val="000575E4"/>
    <w:rsid w:val="000606BC"/>
    <w:rsid w:val="00067D6A"/>
    <w:rsid w:val="00085375"/>
    <w:rsid w:val="00091486"/>
    <w:rsid w:val="00094EC7"/>
    <w:rsid w:val="00097F08"/>
    <w:rsid w:val="000A02F2"/>
    <w:rsid w:val="000A1195"/>
    <w:rsid w:val="000A797E"/>
    <w:rsid w:val="000B1640"/>
    <w:rsid w:val="000D5BE1"/>
    <w:rsid w:val="000E27A7"/>
    <w:rsid w:val="000F3DCB"/>
    <w:rsid w:val="00114499"/>
    <w:rsid w:val="0013253A"/>
    <w:rsid w:val="00135B4C"/>
    <w:rsid w:val="00136486"/>
    <w:rsid w:val="00146CEA"/>
    <w:rsid w:val="00151987"/>
    <w:rsid w:val="00153EAC"/>
    <w:rsid w:val="00154077"/>
    <w:rsid w:val="00165A9D"/>
    <w:rsid w:val="0016624D"/>
    <w:rsid w:val="00170C99"/>
    <w:rsid w:val="0017603A"/>
    <w:rsid w:val="00180DDE"/>
    <w:rsid w:val="00191E65"/>
    <w:rsid w:val="001924F6"/>
    <w:rsid w:val="001977A0"/>
    <w:rsid w:val="00197A7C"/>
    <w:rsid w:val="001C10C0"/>
    <w:rsid w:val="001C3668"/>
    <w:rsid w:val="001C3D60"/>
    <w:rsid w:val="001C6BE0"/>
    <w:rsid w:val="001C6CA9"/>
    <w:rsid w:val="001D3A4C"/>
    <w:rsid w:val="001D3EFB"/>
    <w:rsid w:val="001E1D31"/>
    <w:rsid w:val="001E1F7B"/>
    <w:rsid w:val="001F6862"/>
    <w:rsid w:val="002001B0"/>
    <w:rsid w:val="00201F72"/>
    <w:rsid w:val="002046FF"/>
    <w:rsid w:val="00206B01"/>
    <w:rsid w:val="00206D23"/>
    <w:rsid w:val="00210003"/>
    <w:rsid w:val="00214125"/>
    <w:rsid w:val="0021419F"/>
    <w:rsid w:val="002164DC"/>
    <w:rsid w:val="00234355"/>
    <w:rsid w:val="002362FD"/>
    <w:rsid w:val="00236A90"/>
    <w:rsid w:val="002404B8"/>
    <w:rsid w:val="002412EE"/>
    <w:rsid w:val="002415E9"/>
    <w:rsid w:val="00242FB4"/>
    <w:rsid w:val="00246028"/>
    <w:rsid w:val="00250637"/>
    <w:rsid w:val="00251E57"/>
    <w:rsid w:val="0026134E"/>
    <w:rsid w:val="0028019F"/>
    <w:rsid w:val="00285DDE"/>
    <w:rsid w:val="00290BB6"/>
    <w:rsid w:val="00294202"/>
    <w:rsid w:val="002979FB"/>
    <w:rsid w:val="002A0FD2"/>
    <w:rsid w:val="002A6DC0"/>
    <w:rsid w:val="002C1DD9"/>
    <w:rsid w:val="002D1F41"/>
    <w:rsid w:val="002D55DF"/>
    <w:rsid w:val="002D64C2"/>
    <w:rsid w:val="002E0C65"/>
    <w:rsid w:val="002E4681"/>
    <w:rsid w:val="002E6D07"/>
    <w:rsid w:val="002F227C"/>
    <w:rsid w:val="002F3111"/>
    <w:rsid w:val="002F717F"/>
    <w:rsid w:val="00306C2A"/>
    <w:rsid w:val="00316B5A"/>
    <w:rsid w:val="00317277"/>
    <w:rsid w:val="00323E29"/>
    <w:rsid w:val="00331A22"/>
    <w:rsid w:val="003526BA"/>
    <w:rsid w:val="00353CD4"/>
    <w:rsid w:val="00357C47"/>
    <w:rsid w:val="003625AE"/>
    <w:rsid w:val="0039425B"/>
    <w:rsid w:val="00397173"/>
    <w:rsid w:val="00397312"/>
    <w:rsid w:val="003A101A"/>
    <w:rsid w:val="003B3BDF"/>
    <w:rsid w:val="003C09D2"/>
    <w:rsid w:val="003C1BC3"/>
    <w:rsid w:val="003C31B1"/>
    <w:rsid w:val="003C4459"/>
    <w:rsid w:val="003D360D"/>
    <w:rsid w:val="003D42E7"/>
    <w:rsid w:val="003D6C93"/>
    <w:rsid w:val="003E0464"/>
    <w:rsid w:val="003E5A33"/>
    <w:rsid w:val="003F0FBC"/>
    <w:rsid w:val="003F3DAB"/>
    <w:rsid w:val="00406332"/>
    <w:rsid w:val="00414725"/>
    <w:rsid w:val="004149FE"/>
    <w:rsid w:val="0042145B"/>
    <w:rsid w:val="004253AD"/>
    <w:rsid w:val="00425FD8"/>
    <w:rsid w:val="00426656"/>
    <w:rsid w:val="00427C71"/>
    <w:rsid w:val="004338B5"/>
    <w:rsid w:val="004341BC"/>
    <w:rsid w:val="004346DF"/>
    <w:rsid w:val="004603D4"/>
    <w:rsid w:val="00461C73"/>
    <w:rsid w:val="00475948"/>
    <w:rsid w:val="00477485"/>
    <w:rsid w:val="0048100E"/>
    <w:rsid w:val="00482C8E"/>
    <w:rsid w:val="0048763C"/>
    <w:rsid w:val="004A2A40"/>
    <w:rsid w:val="004A6503"/>
    <w:rsid w:val="004B2290"/>
    <w:rsid w:val="004C4EAA"/>
    <w:rsid w:val="004D0092"/>
    <w:rsid w:val="004D5225"/>
    <w:rsid w:val="004D5D7F"/>
    <w:rsid w:val="004D678D"/>
    <w:rsid w:val="004F0A3C"/>
    <w:rsid w:val="004F7096"/>
    <w:rsid w:val="005028A4"/>
    <w:rsid w:val="00511FE3"/>
    <w:rsid w:val="00520780"/>
    <w:rsid w:val="00524BD7"/>
    <w:rsid w:val="00527C85"/>
    <w:rsid w:val="00535633"/>
    <w:rsid w:val="005502BA"/>
    <w:rsid w:val="0055594E"/>
    <w:rsid w:val="00562A8A"/>
    <w:rsid w:val="00571B21"/>
    <w:rsid w:val="00573607"/>
    <w:rsid w:val="00574298"/>
    <w:rsid w:val="0057751F"/>
    <w:rsid w:val="00577964"/>
    <w:rsid w:val="00582670"/>
    <w:rsid w:val="00584D51"/>
    <w:rsid w:val="00587EB8"/>
    <w:rsid w:val="00590F5D"/>
    <w:rsid w:val="005A1260"/>
    <w:rsid w:val="005A40F4"/>
    <w:rsid w:val="005B0521"/>
    <w:rsid w:val="005B0E86"/>
    <w:rsid w:val="005B19A7"/>
    <w:rsid w:val="005B59EB"/>
    <w:rsid w:val="005D25F5"/>
    <w:rsid w:val="005D2E9C"/>
    <w:rsid w:val="005E0C14"/>
    <w:rsid w:val="005E1960"/>
    <w:rsid w:val="005E5ED7"/>
    <w:rsid w:val="005F0529"/>
    <w:rsid w:val="005F65FB"/>
    <w:rsid w:val="00600F02"/>
    <w:rsid w:val="006043DE"/>
    <w:rsid w:val="00604F6C"/>
    <w:rsid w:val="00612550"/>
    <w:rsid w:val="006163D5"/>
    <w:rsid w:val="00623C09"/>
    <w:rsid w:val="0062714C"/>
    <w:rsid w:val="00627BCC"/>
    <w:rsid w:val="00640643"/>
    <w:rsid w:val="006413A2"/>
    <w:rsid w:val="00642461"/>
    <w:rsid w:val="00643615"/>
    <w:rsid w:val="00650501"/>
    <w:rsid w:val="00660C22"/>
    <w:rsid w:val="00670E53"/>
    <w:rsid w:val="00673ED6"/>
    <w:rsid w:val="0067503F"/>
    <w:rsid w:val="00677896"/>
    <w:rsid w:val="0068197C"/>
    <w:rsid w:val="00686063"/>
    <w:rsid w:val="006864D1"/>
    <w:rsid w:val="006879D6"/>
    <w:rsid w:val="00691196"/>
    <w:rsid w:val="00696C2F"/>
    <w:rsid w:val="006A112E"/>
    <w:rsid w:val="006B1932"/>
    <w:rsid w:val="006B7AC7"/>
    <w:rsid w:val="006C01DC"/>
    <w:rsid w:val="006C5E98"/>
    <w:rsid w:val="006C70D1"/>
    <w:rsid w:val="006D4882"/>
    <w:rsid w:val="006D595D"/>
    <w:rsid w:val="006E29E2"/>
    <w:rsid w:val="006E3FC6"/>
    <w:rsid w:val="006F6790"/>
    <w:rsid w:val="00703512"/>
    <w:rsid w:val="007120C5"/>
    <w:rsid w:val="00712DD7"/>
    <w:rsid w:val="00716D53"/>
    <w:rsid w:val="00721C5C"/>
    <w:rsid w:val="00740771"/>
    <w:rsid w:val="00741DB5"/>
    <w:rsid w:val="007463DA"/>
    <w:rsid w:val="00750BF6"/>
    <w:rsid w:val="00755FBB"/>
    <w:rsid w:val="00756010"/>
    <w:rsid w:val="00760BE4"/>
    <w:rsid w:val="00766386"/>
    <w:rsid w:val="0077023F"/>
    <w:rsid w:val="00774F07"/>
    <w:rsid w:val="00774F5A"/>
    <w:rsid w:val="00777F64"/>
    <w:rsid w:val="007815FF"/>
    <w:rsid w:val="007A43EB"/>
    <w:rsid w:val="007A5101"/>
    <w:rsid w:val="007B0E8A"/>
    <w:rsid w:val="007B2BCE"/>
    <w:rsid w:val="007C7336"/>
    <w:rsid w:val="007D79AD"/>
    <w:rsid w:val="007E0899"/>
    <w:rsid w:val="007E63F0"/>
    <w:rsid w:val="007F025A"/>
    <w:rsid w:val="007F62C6"/>
    <w:rsid w:val="007F65BB"/>
    <w:rsid w:val="00800E66"/>
    <w:rsid w:val="00810D72"/>
    <w:rsid w:val="00812ABB"/>
    <w:rsid w:val="00813700"/>
    <w:rsid w:val="008225CC"/>
    <w:rsid w:val="008347B5"/>
    <w:rsid w:val="00836AA3"/>
    <w:rsid w:val="00841324"/>
    <w:rsid w:val="008476C8"/>
    <w:rsid w:val="008532ED"/>
    <w:rsid w:val="00854804"/>
    <w:rsid w:val="008577F5"/>
    <w:rsid w:val="00867559"/>
    <w:rsid w:val="00874D11"/>
    <w:rsid w:val="00881EA2"/>
    <w:rsid w:val="008872D6"/>
    <w:rsid w:val="00890818"/>
    <w:rsid w:val="008A55C9"/>
    <w:rsid w:val="008C06C0"/>
    <w:rsid w:val="008D0F10"/>
    <w:rsid w:val="008E2082"/>
    <w:rsid w:val="008E5057"/>
    <w:rsid w:val="008E575C"/>
    <w:rsid w:val="008F054A"/>
    <w:rsid w:val="008F55DB"/>
    <w:rsid w:val="00902EC3"/>
    <w:rsid w:val="0090393D"/>
    <w:rsid w:val="009049E9"/>
    <w:rsid w:val="00905FB4"/>
    <w:rsid w:val="00906D2C"/>
    <w:rsid w:val="009120C4"/>
    <w:rsid w:val="00921F4C"/>
    <w:rsid w:val="00926020"/>
    <w:rsid w:val="00930E7E"/>
    <w:rsid w:val="00935072"/>
    <w:rsid w:val="00935B22"/>
    <w:rsid w:val="00936A4A"/>
    <w:rsid w:val="00943667"/>
    <w:rsid w:val="0094374A"/>
    <w:rsid w:val="0094464F"/>
    <w:rsid w:val="00962627"/>
    <w:rsid w:val="009650A1"/>
    <w:rsid w:val="00971A0B"/>
    <w:rsid w:val="00973B67"/>
    <w:rsid w:val="00984354"/>
    <w:rsid w:val="00991348"/>
    <w:rsid w:val="00994FC1"/>
    <w:rsid w:val="00995745"/>
    <w:rsid w:val="009A08ED"/>
    <w:rsid w:val="009A2532"/>
    <w:rsid w:val="009A76FD"/>
    <w:rsid w:val="009B6487"/>
    <w:rsid w:val="009B77D6"/>
    <w:rsid w:val="009C737B"/>
    <w:rsid w:val="009D155F"/>
    <w:rsid w:val="009D1A54"/>
    <w:rsid w:val="009D1BE5"/>
    <w:rsid w:val="009D5B11"/>
    <w:rsid w:val="009E12BA"/>
    <w:rsid w:val="009E6637"/>
    <w:rsid w:val="009F11B4"/>
    <w:rsid w:val="009F1758"/>
    <w:rsid w:val="009F19FD"/>
    <w:rsid w:val="009F4815"/>
    <w:rsid w:val="009F75BD"/>
    <w:rsid w:val="00A06A6C"/>
    <w:rsid w:val="00A13A4A"/>
    <w:rsid w:val="00A13C11"/>
    <w:rsid w:val="00A15D89"/>
    <w:rsid w:val="00A20FBC"/>
    <w:rsid w:val="00A321B9"/>
    <w:rsid w:val="00A32A2D"/>
    <w:rsid w:val="00A5203C"/>
    <w:rsid w:val="00A5247A"/>
    <w:rsid w:val="00A57098"/>
    <w:rsid w:val="00A5711E"/>
    <w:rsid w:val="00A6745E"/>
    <w:rsid w:val="00A72D52"/>
    <w:rsid w:val="00A83941"/>
    <w:rsid w:val="00A8541C"/>
    <w:rsid w:val="00A93BB6"/>
    <w:rsid w:val="00A93C57"/>
    <w:rsid w:val="00AA6076"/>
    <w:rsid w:val="00AA6BB9"/>
    <w:rsid w:val="00AB196F"/>
    <w:rsid w:val="00AB2000"/>
    <w:rsid w:val="00AB6107"/>
    <w:rsid w:val="00AB6F6D"/>
    <w:rsid w:val="00AB751F"/>
    <w:rsid w:val="00AC20B1"/>
    <w:rsid w:val="00AC4365"/>
    <w:rsid w:val="00AD3B34"/>
    <w:rsid w:val="00AD6824"/>
    <w:rsid w:val="00AD754C"/>
    <w:rsid w:val="00AE18F5"/>
    <w:rsid w:val="00AE4F88"/>
    <w:rsid w:val="00AE59D8"/>
    <w:rsid w:val="00AF41FA"/>
    <w:rsid w:val="00B04777"/>
    <w:rsid w:val="00B07C33"/>
    <w:rsid w:val="00B11FCC"/>
    <w:rsid w:val="00B12CCD"/>
    <w:rsid w:val="00B15FB8"/>
    <w:rsid w:val="00B17EB7"/>
    <w:rsid w:val="00B34543"/>
    <w:rsid w:val="00B37E05"/>
    <w:rsid w:val="00B40CE8"/>
    <w:rsid w:val="00B5081F"/>
    <w:rsid w:val="00B5123B"/>
    <w:rsid w:val="00B54855"/>
    <w:rsid w:val="00B552F5"/>
    <w:rsid w:val="00B55C57"/>
    <w:rsid w:val="00B57E1B"/>
    <w:rsid w:val="00B65090"/>
    <w:rsid w:val="00B662FD"/>
    <w:rsid w:val="00B70A7E"/>
    <w:rsid w:val="00B92490"/>
    <w:rsid w:val="00B934B6"/>
    <w:rsid w:val="00BA3049"/>
    <w:rsid w:val="00BA5A2C"/>
    <w:rsid w:val="00BB5D6A"/>
    <w:rsid w:val="00BC6C78"/>
    <w:rsid w:val="00BD5864"/>
    <w:rsid w:val="00BE3268"/>
    <w:rsid w:val="00BE6764"/>
    <w:rsid w:val="00BE7B97"/>
    <w:rsid w:val="00C015B2"/>
    <w:rsid w:val="00C0655A"/>
    <w:rsid w:val="00C10CB6"/>
    <w:rsid w:val="00C141F8"/>
    <w:rsid w:val="00C17724"/>
    <w:rsid w:val="00C20FDA"/>
    <w:rsid w:val="00C30435"/>
    <w:rsid w:val="00C313D2"/>
    <w:rsid w:val="00C339F1"/>
    <w:rsid w:val="00C35C62"/>
    <w:rsid w:val="00C45909"/>
    <w:rsid w:val="00C5087D"/>
    <w:rsid w:val="00C51206"/>
    <w:rsid w:val="00C530BF"/>
    <w:rsid w:val="00C6035D"/>
    <w:rsid w:val="00C60973"/>
    <w:rsid w:val="00C705A9"/>
    <w:rsid w:val="00C82229"/>
    <w:rsid w:val="00C83571"/>
    <w:rsid w:val="00C92914"/>
    <w:rsid w:val="00C938EA"/>
    <w:rsid w:val="00CA5F65"/>
    <w:rsid w:val="00CA6ACB"/>
    <w:rsid w:val="00CB2B65"/>
    <w:rsid w:val="00CB621A"/>
    <w:rsid w:val="00CB7EC1"/>
    <w:rsid w:val="00CD1777"/>
    <w:rsid w:val="00CD25D4"/>
    <w:rsid w:val="00CE0717"/>
    <w:rsid w:val="00CF1D61"/>
    <w:rsid w:val="00CF47B5"/>
    <w:rsid w:val="00D049F6"/>
    <w:rsid w:val="00D069AF"/>
    <w:rsid w:val="00D14C61"/>
    <w:rsid w:val="00D15712"/>
    <w:rsid w:val="00D27AE7"/>
    <w:rsid w:val="00D37BDE"/>
    <w:rsid w:val="00D426D8"/>
    <w:rsid w:val="00D45117"/>
    <w:rsid w:val="00D45205"/>
    <w:rsid w:val="00D456BB"/>
    <w:rsid w:val="00D45778"/>
    <w:rsid w:val="00D52C29"/>
    <w:rsid w:val="00D6138F"/>
    <w:rsid w:val="00D63B12"/>
    <w:rsid w:val="00D65DE5"/>
    <w:rsid w:val="00D71E47"/>
    <w:rsid w:val="00D72E75"/>
    <w:rsid w:val="00D80500"/>
    <w:rsid w:val="00D85828"/>
    <w:rsid w:val="00D85A2C"/>
    <w:rsid w:val="00D91BC9"/>
    <w:rsid w:val="00D94982"/>
    <w:rsid w:val="00DA10A5"/>
    <w:rsid w:val="00DA54E3"/>
    <w:rsid w:val="00DB12B9"/>
    <w:rsid w:val="00DB53C1"/>
    <w:rsid w:val="00DB7016"/>
    <w:rsid w:val="00DC4A9F"/>
    <w:rsid w:val="00DC50F8"/>
    <w:rsid w:val="00DC7263"/>
    <w:rsid w:val="00DC7D59"/>
    <w:rsid w:val="00DD28BD"/>
    <w:rsid w:val="00DD3786"/>
    <w:rsid w:val="00DD6B2B"/>
    <w:rsid w:val="00DE1B1E"/>
    <w:rsid w:val="00DE41AF"/>
    <w:rsid w:val="00DE471C"/>
    <w:rsid w:val="00DE5F8C"/>
    <w:rsid w:val="00DE68E2"/>
    <w:rsid w:val="00DE6A9C"/>
    <w:rsid w:val="00DF131C"/>
    <w:rsid w:val="00DF63A5"/>
    <w:rsid w:val="00E0043D"/>
    <w:rsid w:val="00E028DB"/>
    <w:rsid w:val="00E1580C"/>
    <w:rsid w:val="00E23032"/>
    <w:rsid w:val="00E27602"/>
    <w:rsid w:val="00E310CB"/>
    <w:rsid w:val="00E317AB"/>
    <w:rsid w:val="00E33493"/>
    <w:rsid w:val="00E346A9"/>
    <w:rsid w:val="00E346B8"/>
    <w:rsid w:val="00E43A7E"/>
    <w:rsid w:val="00E452AD"/>
    <w:rsid w:val="00E51B83"/>
    <w:rsid w:val="00E534B6"/>
    <w:rsid w:val="00E578DD"/>
    <w:rsid w:val="00E639CA"/>
    <w:rsid w:val="00E70A3E"/>
    <w:rsid w:val="00E72F7B"/>
    <w:rsid w:val="00E73568"/>
    <w:rsid w:val="00E741C2"/>
    <w:rsid w:val="00E84790"/>
    <w:rsid w:val="00E84D5D"/>
    <w:rsid w:val="00E8600F"/>
    <w:rsid w:val="00EB4C51"/>
    <w:rsid w:val="00EB51EE"/>
    <w:rsid w:val="00EC749A"/>
    <w:rsid w:val="00ED1273"/>
    <w:rsid w:val="00ED2EC4"/>
    <w:rsid w:val="00ED386D"/>
    <w:rsid w:val="00ED7607"/>
    <w:rsid w:val="00EE3C45"/>
    <w:rsid w:val="00EF05CC"/>
    <w:rsid w:val="00EF1940"/>
    <w:rsid w:val="00EF1BC9"/>
    <w:rsid w:val="00EF409B"/>
    <w:rsid w:val="00F11891"/>
    <w:rsid w:val="00F130A9"/>
    <w:rsid w:val="00F14367"/>
    <w:rsid w:val="00F15EB0"/>
    <w:rsid w:val="00F17F8A"/>
    <w:rsid w:val="00F22E33"/>
    <w:rsid w:val="00F40EA7"/>
    <w:rsid w:val="00F41720"/>
    <w:rsid w:val="00F47232"/>
    <w:rsid w:val="00F51604"/>
    <w:rsid w:val="00F62BD3"/>
    <w:rsid w:val="00F6300D"/>
    <w:rsid w:val="00F67A41"/>
    <w:rsid w:val="00F74856"/>
    <w:rsid w:val="00F80E39"/>
    <w:rsid w:val="00F977D4"/>
    <w:rsid w:val="00FC17DF"/>
    <w:rsid w:val="00FC5AA3"/>
    <w:rsid w:val="00FD22D6"/>
    <w:rsid w:val="00FD5F38"/>
    <w:rsid w:val="00FE0572"/>
    <w:rsid w:val="00FE0CBD"/>
    <w:rsid w:val="00FE605A"/>
    <w:rsid w:val="00FE758E"/>
    <w:rsid w:val="00FF1817"/>
    <w:rsid w:val="00FF3CA5"/>
    <w:rsid w:val="00FF3D4D"/>
    <w:rsid w:val="00FF431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E47E"/>
  <w15:chartTrackingRefBased/>
  <w15:docId w15:val="{D541BA28-09BE-4AC9-B85C-B9AA93566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1E"/>
    <w:rPr>
      <w:rFonts w:eastAsiaTheme="majorEastAsia" w:cstheme="majorBidi"/>
      <w:color w:val="272727" w:themeColor="text1" w:themeTint="D8"/>
    </w:rPr>
  </w:style>
  <w:style w:type="paragraph" w:styleId="Title">
    <w:name w:val="Title"/>
    <w:basedOn w:val="Normal"/>
    <w:next w:val="Normal"/>
    <w:link w:val="TitleChar"/>
    <w:uiPriority w:val="10"/>
    <w:qFormat/>
    <w:rsid w:val="00FF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1E"/>
    <w:pPr>
      <w:spacing w:before="160"/>
      <w:jc w:val="center"/>
    </w:pPr>
    <w:rPr>
      <w:i/>
      <w:iCs/>
      <w:color w:val="404040" w:themeColor="text1" w:themeTint="BF"/>
    </w:rPr>
  </w:style>
  <w:style w:type="character" w:customStyle="1" w:styleId="QuoteChar">
    <w:name w:val="Quote Char"/>
    <w:basedOn w:val="DefaultParagraphFont"/>
    <w:link w:val="Quote"/>
    <w:uiPriority w:val="29"/>
    <w:rsid w:val="00FF431E"/>
    <w:rPr>
      <w:i/>
      <w:iCs/>
      <w:color w:val="404040" w:themeColor="text1" w:themeTint="BF"/>
    </w:rPr>
  </w:style>
  <w:style w:type="paragraph" w:styleId="ListParagraph">
    <w:name w:val="List Paragraph"/>
    <w:basedOn w:val="Normal"/>
    <w:uiPriority w:val="34"/>
    <w:qFormat/>
    <w:rsid w:val="00FF431E"/>
    <w:pPr>
      <w:ind w:left="720"/>
      <w:contextualSpacing/>
    </w:pPr>
  </w:style>
  <w:style w:type="character" w:styleId="IntenseEmphasis">
    <w:name w:val="Intense Emphasis"/>
    <w:basedOn w:val="DefaultParagraphFont"/>
    <w:uiPriority w:val="21"/>
    <w:qFormat/>
    <w:rsid w:val="00FF431E"/>
    <w:rPr>
      <w:i/>
      <w:iCs/>
      <w:color w:val="0F4761" w:themeColor="accent1" w:themeShade="BF"/>
    </w:rPr>
  </w:style>
  <w:style w:type="paragraph" w:styleId="IntenseQuote">
    <w:name w:val="Intense Quote"/>
    <w:basedOn w:val="Normal"/>
    <w:next w:val="Normal"/>
    <w:link w:val="IntenseQuoteChar"/>
    <w:uiPriority w:val="30"/>
    <w:qFormat/>
    <w:rsid w:val="00FF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1E"/>
    <w:rPr>
      <w:i/>
      <w:iCs/>
      <w:color w:val="0F4761" w:themeColor="accent1" w:themeShade="BF"/>
    </w:rPr>
  </w:style>
  <w:style w:type="character" w:styleId="IntenseReference">
    <w:name w:val="Intense Reference"/>
    <w:basedOn w:val="DefaultParagraphFont"/>
    <w:uiPriority w:val="32"/>
    <w:qFormat/>
    <w:rsid w:val="00FF431E"/>
    <w:rPr>
      <w:b/>
      <w:bCs/>
      <w:smallCaps/>
      <w:color w:val="0F4761" w:themeColor="accent1" w:themeShade="BF"/>
      <w:spacing w:val="5"/>
    </w:rPr>
  </w:style>
  <w:style w:type="character" w:styleId="Hyperlink">
    <w:name w:val="Hyperlink"/>
    <w:basedOn w:val="DefaultParagraphFont"/>
    <w:uiPriority w:val="99"/>
    <w:unhideWhenUsed/>
    <w:rsid w:val="00FF431E"/>
    <w:rPr>
      <w:color w:val="467886" w:themeColor="hyperlink"/>
      <w:u w:val="single"/>
    </w:rPr>
  </w:style>
  <w:style w:type="character" w:styleId="UnresolvedMention">
    <w:name w:val="Unresolved Mention"/>
    <w:basedOn w:val="DefaultParagraphFont"/>
    <w:uiPriority w:val="99"/>
    <w:semiHidden/>
    <w:unhideWhenUsed/>
    <w:rsid w:val="00FF431E"/>
    <w:rPr>
      <w:color w:val="605E5C"/>
      <w:shd w:val="clear" w:color="auto" w:fill="E1DFDD"/>
    </w:rPr>
  </w:style>
  <w:style w:type="paragraph" w:styleId="Revision">
    <w:name w:val="Revision"/>
    <w:hidden/>
    <w:uiPriority w:val="99"/>
    <w:semiHidden/>
    <w:rsid w:val="00294202"/>
    <w:pPr>
      <w:spacing w:after="0" w:line="240" w:lineRule="auto"/>
    </w:pPr>
  </w:style>
  <w:style w:type="paragraph" w:styleId="NormalWeb">
    <w:name w:val="Normal (Web)"/>
    <w:basedOn w:val="Normal"/>
    <w:uiPriority w:val="99"/>
    <w:semiHidden/>
    <w:unhideWhenUsed/>
    <w:rsid w:val="005B59E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36D2B-8DBF-4E97-9357-C2A772C8F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18</Pages>
  <Words>3732</Words>
  <Characters>21277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Peretz</dc:creator>
  <cp:keywords/>
  <dc:description/>
  <cp:lastModifiedBy>Daniel Peretz</cp:lastModifiedBy>
  <cp:revision>15</cp:revision>
  <dcterms:created xsi:type="dcterms:W3CDTF">2026-02-13T16:09:00Z</dcterms:created>
  <dcterms:modified xsi:type="dcterms:W3CDTF">2026-02-19T17:48:00Z</dcterms:modified>
</cp:coreProperties>
</file>