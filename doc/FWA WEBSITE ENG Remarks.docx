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0759B" w14:textId="41F448CA" w:rsidR="0067503F" w:rsidRDefault="00825B2B" w:rsidP="00825B2B">
      <w:pPr>
        <w:jc w:val="center"/>
        <w:rPr>
          <w:rtl/>
          <w:lang w:val="en-US"/>
        </w:rPr>
      </w:pPr>
      <w:r>
        <w:rPr>
          <w:lang w:val="en-US"/>
        </w:rPr>
        <w:t>FWA WEBSITE</w:t>
      </w:r>
    </w:p>
    <w:p w14:paraId="3B289D8D" w14:textId="48B2BF2B" w:rsidR="00825B2B" w:rsidRDefault="00825B2B" w:rsidP="00825B2B">
      <w:pPr>
        <w:rPr>
          <w:lang w:val="en-US"/>
        </w:rPr>
      </w:pPr>
      <w:r w:rsidRPr="00A90447">
        <w:rPr>
          <w:highlight w:val="yellow"/>
          <w:u w:val="single"/>
          <w:lang w:val="en-US"/>
        </w:rPr>
        <w:t>HOME PAGE</w:t>
      </w:r>
      <w:r w:rsidRPr="00A90447">
        <w:rPr>
          <w:highlight w:val="yellow"/>
          <w:lang w:val="en-US"/>
        </w:rPr>
        <w:t xml:space="preserve"> - </w:t>
      </w:r>
      <w:hyperlink r:id="rId5" w:history="1">
        <w:r w:rsidRPr="00A90447">
          <w:rPr>
            <w:rStyle w:val="Hyperlink"/>
            <w:highlight w:val="yellow"/>
            <w:lang w:val="en-US"/>
          </w:rPr>
          <w:t>https://abhijeetrayy.github.io/fwa/index.html</w:t>
        </w:r>
      </w:hyperlink>
    </w:p>
    <w:p w14:paraId="52B3A7A3" w14:textId="2C518267" w:rsidR="00825B2B" w:rsidRPr="00825B2B" w:rsidRDefault="00825B2B" w:rsidP="00825B2B">
      <w:pPr>
        <w:pStyle w:val="ListParagraph"/>
        <w:numPr>
          <w:ilvl w:val="0"/>
          <w:numId w:val="1"/>
        </w:numPr>
        <w:rPr>
          <w:lang w:val="en-US"/>
        </w:rPr>
      </w:pPr>
      <w:r w:rsidRPr="00825B2B">
        <w:rPr>
          <w:lang w:val="en-US"/>
        </w:rPr>
        <w:t>Remove button on top “schedule consultation”.</w:t>
      </w:r>
    </w:p>
    <w:p w14:paraId="49683B70" w14:textId="32D0092E" w:rsidR="00063A77" w:rsidRPr="00063A77" w:rsidRDefault="00063A77" w:rsidP="00063A77">
      <w:pPr>
        <w:pStyle w:val="ListParagraph"/>
        <w:numPr>
          <w:ilvl w:val="0"/>
          <w:numId w:val="1"/>
        </w:numPr>
        <w:rPr>
          <w:b/>
          <w:bCs/>
          <w:lang w:val="en-US"/>
        </w:rPr>
      </w:pPr>
      <w:r>
        <w:t>change the “schedule a consultation” to “start the conversation” and delete the “start the conversation” above it in gold) on all places in the site</w:t>
      </w:r>
    </w:p>
    <w:p w14:paraId="0BB533BF" w14:textId="64B50AF2" w:rsidR="00825B2B" w:rsidRDefault="00C277A8" w:rsidP="00C277A8">
      <w:pPr>
        <w:pStyle w:val="ListParagraph"/>
        <w:numPr>
          <w:ilvl w:val="0"/>
          <w:numId w:val="1"/>
        </w:numPr>
      </w:pPr>
      <w:r>
        <w:rPr>
          <w:lang w:val="en-US"/>
        </w:rPr>
        <w:t>Photo for “</w:t>
      </w:r>
      <w:r w:rsidRPr="00C277A8">
        <w:t xml:space="preserve">A Trusted Partner in Wealth </w:t>
      </w:r>
      <w:proofErr w:type="gramStart"/>
      <w:r w:rsidRPr="00C277A8">
        <w:t>Preservation</w:t>
      </w:r>
      <w:r>
        <w:t>”  -</w:t>
      </w:r>
      <w:proofErr w:type="gramEnd"/>
      <w:r>
        <w:t xml:space="preserve"> “family sunset”-attached.</w:t>
      </w:r>
    </w:p>
    <w:p w14:paraId="1F1F10FF" w14:textId="05D7F530" w:rsidR="00C277A8" w:rsidRPr="00C277A8" w:rsidRDefault="00C277A8" w:rsidP="00680144">
      <w:pPr>
        <w:pStyle w:val="ListParagraph"/>
        <w:numPr>
          <w:ilvl w:val="0"/>
          <w:numId w:val="1"/>
        </w:numPr>
      </w:pPr>
      <w:r>
        <w:t>“</w:t>
      </w:r>
      <w:r w:rsidRPr="00C277A8">
        <w:t>Frequently Asked</w:t>
      </w:r>
      <w:r>
        <w:t xml:space="preserve">” – </w:t>
      </w:r>
      <w:r w:rsidR="00680144">
        <w:t xml:space="preserve">remove the whole section from </w:t>
      </w:r>
      <w:r>
        <w:t>homepage</w:t>
      </w:r>
      <w:r w:rsidR="00680144">
        <w:t>. Keep it only under “FAQ” menu.</w:t>
      </w:r>
    </w:p>
    <w:p w14:paraId="5E082EC4" w14:textId="44C2DA28" w:rsidR="00C277A8" w:rsidRDefault="00C277A8" w:rsidP="00C277A8">
      <w:pPr>
        <w:pStyle w:val="ListParagraph"/>
        <w:numPr>
          <w:ilvl w:val="0"/>
          <w:numId w:val="1"/>
        </w:numPr>
        <w:rPr>
          <w:ins w:id="0" w:author="Danny Peretz" w:date="2026-02-06T11:24:00Z" w16du:dateUtc="2026-02-06T09:24:00Z"/>
        </w:rPr>
      </w:pPr>
      <w:r>
        <w:t>“Learn More” link on the 6 cubes (</w:t>
      </w:r>
      <w:r w:rsidRPr="00C277A8">
        <w:t>Strategic Wealth Planning</w:t>
      </w:r>
      <w:r>
        <w:t xml:space="preserve">, </w:t>
      </w:r>
      <w:r w:rsidRPr="00C277A8">
        <w:t>Investment Management</w:t>
      </w:r>
      <w:r>
        <w:t xml:space="preserve">, </w:t>
      </w:r>
      <w:r w:rsidRPr="00C277A8">
        <w:t>Tax Optimization</w:t>
      </w:r>
      <w:r>
        <w:t xml:space="preserve">, </w:t>
      </w:r>
      <w:r w:rsidRPr="00C277A8">
        <w:t>Estate &amp; Legacy Planning</w:t>
      </w:r>
      <w:r>
        <w:t xml:space="preserve">, </w:t>
      </w:r>
      <w:r w:rsidRPr="00C277A8">
        <w:t>Family Governance</w:t>
      </w:r>
      <w:r>
        <w:t xml:space="preserve">, </w:t>
      </w:r>
      <w:r w:rsidRPr="00C277A8">
        <w:t>Risk Management</w:t>
      </w:r>
      <w:r>
        <w:t xml:space="preserve">) – leads to </w:t>
      </w:r>
      <w:r w:rsidR="00A6036A">
        <w:t>nowhere!</w:t>
      </w:r>
    </w:p>
    <w:p w14:paraId="3C364548" w14:textId="42A8B6EB" w:rsidR="00614978" w:rsidRPr="00DE645F" w:rsidRDefault="00DE645F" w:rsidP="00DE645F">
      <w:pPr>
        <w:pStyle w:val="ListParagraph"/>
        <w:numPr>
          <w:ilvl w:val="0"/>
          <w:numId w:val="1"/>
        </w:numPr>
        <w:rPr>
          <w:ins w:id="1" w:author="Danny Peretz" w:date="2026-02-06T11:34:00Z" w16du:dateUtc="2026-02-06T09:34:00Z"/>
          <w:rPrChange w:id="2" w:author="Danny Peretz" w:date="2026-02-06T11:34:00Z" w16du:dateUtc="2026-02-06T09:34:00Z">
            <w:rPr>
              <w:ins w:id="3" w:author="Danny Peretz" w:date="2026-02-06T11:34:00Z" w16du:dateUtc="2026-02-06T09:34:00Z"/>
              <w:sz w:val="22"/>
              <w:szCs w:val="22"/>
            </w:rPr>
          </w:rPrChange>
        </w:rPr>
      </w:pPr>
      <w:ins w:id="4" w:author="Danny Peretz" w:date="2026-02-06T11:32:00Z">
        <w:r w:rsidRPr="00DE645F">
          <w:t>The "What We Do" Section</w:t>
        </w:r>
      </w:ins>
      <w:ins w:id="5" w:author="Danny Peretz" w:date="2026-02-06T11:32:00Z" w16du:dateUtc="2026-02-06T09:32:00Z">
        <w:r>
          <w:t xml:space="preserve"> – Family Governance: change to:</w:t>
        </w:r>
        <w:r>
          <w:br/>
        </w:r>
      </w:ins>
      <w:ins w:id="6" w:author="Danny Peretz" w:date="2026-02-06T11:32:00Z">
        <w:r w:rsidRPr="00DE645F">
          <w:rPr>
            <w:sz w:val="22"/>
            <w:szCs w:val="22"/>
            <w:rPrChange w:id="7" w:author="Danny Peretz" w:date="2026-02-06T11:32:00Z" w16du:dateUtc="2026-02-06T09:32:00Z">
              <w:rPr/>
            </w:rPrChange>
          </w:rPr>
          <w:t xml:space="preserve">Establishing family constitutions, governance structures, and next-generation education programs to </w:t>
        </w:r>
      </w:ins>
      <w:ins w:id="8" w:author="Danny Peretz" w:date="2026-02-06T11:33:00Z">
        <w:r w:rsidRPr="00DE645F">
          <w:rPr>
            <w:sz w:val="22"/>
            <w:szCs w:val="22"/>
          </w:rPr>
          <w:t xml:space="preserve">prevent conflict and ensure </w:t>
        </w:r>
        <w:proofErr w:type="gramStart"/>
        <w:r w:rsidRPr="00DE645F">
          <w:rPr>
            <w:sz w:val="22"/>
            <w:szCs w:val="22"/>
          </w:rPr>
          <w:t>continuity.</w:t>
        </w:r>
      </w:ins>
      <w:ins w:id="9" w:author="Danny Peretz" w:date="2026-02-06T11:32:00Z">
        <w:r w:rsidRPr="00DE645F">
          <w:rPr>
            <w:sz w:val="22"/>
            <w:szCs w:val="22"/>
            <w:rPrChange w:id="10" w:author="Danny Peretz" w:date="2026-02-06T11:32:00Z" w16du:dateUtc="2026-02-06T09:32:00Z">
              <w:rPr/>
            </w:rPrChange>
          </w:rPr>
          <w:t>.</w:t>
        </w:r>
      </w:ins>
      <w:proofErr w:type="gramEnd"/>
    </w:p>
    <w:p w14:paraId="472AC93E" w14:textId="5C17A3D5" w:rsidR="00DE645F" w:rsidRPr="00C277A8" w:rsidRDefault="00DE645F" w:rsidP="00DE645F">
      <w:pPr>
        <w:pStyle w:val="ListParagraph"/>
        <w:numPr>
          <w:ilvl w:val="0"/>
          <w:numId w:val="1"/>
        </w:numPr>
      </w:pPr>
      <w:ins w:id="11" w:author="Danny Peretz" w:date="2026-02-06T11:34:00Z" w16du:dateUtc="2026-02-06T09:34:00Z">
        <w:r w:rsidRPr="00DE645F">
          <w:t>start the conversation</w:t>
        </w:r>
        <w:r>
          <w:t xml:space="preserve"> – replace: “</w:t>
        </w:r>
        <w:r w:rsidRPr="00DE645F">
          <w:t>Ready to explore how a dedicated family office can transform your financial life? Contact us to start a confidential conversation.</w:t>
        </w:r>
        <w:r>
          <w:t xml:space="preserve">”  </w:t>
        </w:r>
        <w:r w:rsidRPr="0079275F">
          <w:rPr>
            <w:b/>
            <w:bCs/>
            <w:rPrChange w:id="12" w:author="Danny Peretz" w:date="2026-02-06T12:56:00Z" w16du:dateUtc="2026-02-06T10:56:00Z">
              <w:rPr/>
            </w:rPrChange>
          </w:rPr>
          <w:t>With</w:t>
        </w:r>
        <w:r>
          <w:t xml:space="preserve">: </w:t>
        </w:r>
      </w:ins>
      <w:ins w:id="13" w:author="Danny Peretz" w:date="2026-02-06T12:56:00Z" w16du:dateUtc="2026-02-06T10:56:00Z">
        <w:r w:rsidR="0079275F">
          <w:t xml:space="preserve"> </w:t>
        </w:r>
      </w:ins>
      <w:ins w:id="14" w:author="Danny Peretz" w:date="2026-02-06T11:35:00Z">
        <w:r w:rsidRPr="00DE645F">
          <w:t>Ready to move from fragmented advice to a unified strategy?</w:t>
        </w:r>
      </w:ins>
    </w:p>
    <w:p w14:paraId="6F355CE9" w14:textId="41F78D8A" w:rsidR="00C277A8" w:rsidRDefault="00A90447" w:rsidP="004A35C9">
      <w:r w:rsidRPr="00A90447">
        <w:rPr>
          <w:b/>
          <w:bCs/>
          <w:highlight w:val="yellow"/>
          <w:u w:val="single"/>
        </w:rPr>
        <w:t xml:space="preserve">Page </w:t>
      </w:r>
      <w:r w:rsidR="004A35C9" w:rsidRPr="00A90447">
        <w:rPr>
          <w:b/>
          <w:bCs/>
          <w:highlight w:val="yellow"/>
          <w:u w:val="single"/>
        </w:rPr>
        <w:t>FAQ</w:t>
      </w:r>
      <w:r w:rsidR="004A35C9" w:rsidRPr="00A90447">
        <w:rPr>
          <w:highlight w:val="yellow"/>
        </w:rPr>
        <w:t xml:space="preserve">: </w:t>
      </w:r>
      <w:r w:rsidRPr="00A90447">
        <w:rPr>
          <w:highlight w:val="yellow"/>
        </w:rPr>
        <w:t xml:space="preserve"> </w:t>
      </w:r>
      <w:r w:rsidR="004A35C9" w:rsidRPr="00A90447">
        <w:rPr>
          <w:highlight w:val="yellow"/>
        </w:rPr>
        <w:t>need to change the whole content as follows while keeping the new format</w:t>
      </w:r>
    </w:p>
    <w:p w14:paraId="110B63ED" w14:textId="7CC7C175" w:rsidR="004A35C9" w:rsidRPr="004A35C9" w:rsidRDefault="004A35C9" w:rsidP="004A35C9">
      <w:pPr>
        <w:rPr>
          <w:b/>
          <w:bCs/>
        </w:rPr>
      </w:pPr>
      <w:r w:rsidRPr="004A35C9">
        <w:rPr>
          <w:b/>
          <w:bCs/>
        </w:rPr>
        <w:t>General Questions</w:t>
      </w:r>
    </w:p>
    <w:p w14:paraId="7C8674B7" w14:textId="1FD01AD4" w:rsidR="004A35C9" w:rsidRDefault="004A35C9" w:rsidP="00D07482">
      <w:pPr>
        <w:rPr>
          <w:rtl/>
        </w:rPr>
      </w:pPr>
      <w:r w:rsidRPr="004A35C9">
        <w:rPr>
          <w:b/>
          <w:bCs/>
        </w:rPr>
        <w:t>Question</w:t>
      </w:r>
      <w:r>
        <w:t xml:space="preserve">: </w:t>
      </w:r>
      <w:r w:rsidR="00D07482" w:rsidRPr="00D07482">
        <w:t>How does FWA manage potential conflicts of interest?</w:t>
      </w:r>
    </w:p>
    <w:p w14:paraId="52E0DF75" w14:textId="77777777" w:rsidR="004A35C9" w:rsidRPr="004A35C9" w:rsidRDefault="004A35C9" w:rsidP="004A35C9">
      <w:r w:rsidRPr="004A35C9">
        <w:rPr>
          <w:b/>
          <w:bCs/>
        </w:rPr>
        <w:t>Answer</w:t>
      </w:r>
      <w:r>
        <w:t xml:space="preserve">: </w:t>
      </w:r>
      <w:r w:rsidRPr="004A35C9">
        <w:t xml:space="preserve">At FWA, we believe that transparency is the most effective tool for managing potential conflicts of interest. In accordance with the </w:t>
      </w:r>
      <w:r w:rsidRPr="004A35C9">
        <w:rPr>
          <w:i/>
          <w:iCs/>
        </w:rPr>
        <w:t>Regulation of Investment Advice Law (1995)</w:t>
      </w:r>
      <w:r w:rsidRPr="004A35C9">
        <w:t>, we proactively disclose all our ‘Affiliated Alliances’—strategic relationships with financial institutions and fund managers that allows us to deliver added value to our clients.</w:t>
      </w:r>
    </w:p>
    <w:p w14:paraId="17E95B61" w14:textId="77777777" w:rsidR="004A35C9" w:rsidRPr="004A35C9" w:rsidRDefault="004A35C9" w:rsidP="004A35C9">
      <w:r w:rsidRPr="004A35C9">
        <w:t>We maintain our professional objectivity and mitigate conflicts through three core pillars:</w:t>
      </w:r>
    </w:p>
    <w:p w14:paraId="6E6363D7" w14:textId="77777777" w:rsidR="004A35C9" w:rsidRPr="004A35C9" w:rsidRDefault="004A35C9" w:rsidP="004A35C9">
      <w:pPr>
        <w:numPr>
          <w:ilvl w:val="0"/>
          <w:numId w:val="2"/>
        </w:numPr>
      </w:pPr>
      <w:r w:rsidRPr="004A35C9">
        <w:rPr>
          <w:b/>
          <w:bCs/>
        </w:rPr>
        <w:t>A 100% Rebate Policy:</w:t>
      </w:r>
      <w:r w:rsidRPr="004A35C9">
        <w:t xml:space="preserve"> For our clients, FWA credits back all distribution fees (retrocessions) or commissions received from these Affiliated Alliances directly to your account. This ensures our financial interests are perfectly aligned with yours, as we never profit from choosing one manager over another.</w:t>
      </w:r>
    </w:p>
    <w:p w14:paraId="75FA1382" w14:textId="77777777" w:rsidR="004A35C9" w:rsidRPr="004A35C9" w:rsidRDefault="004A35C9" w:rsidP="004A35C9">
      <w:pPr>
        <w:numPr>
          <w:ilvl w:val="0"/>
          <w:numId w:val="2"/>
        </w:numPr>
      </w:pPr>
      <w:r w:rsidRPr="004A35C9">
        <w:rPr>
          <w:b/>
          <w:bCs/>
        </w:rPr>
        <w:lastRenderedPageBreak/>
        <w:t>Logistical Advocacy:</w:t>
      </w:r>
      <w:r w:rsidRPr="004A35C9">
        <w:t xml:space="preserve"> We maintain these affiliations specifically to capture institutional-grade terms and discounted share classes that individual investors typically cannot access.</w:t>
      </w:r>
    </w:p>
    <w:p w14:paraId="15CB4B5B" w14:textId="77777777" w:rsidR="004A35C9" w:rsidRPr="004A35C9" w:rsidRDefault="004A35C9" w:rsidP="004A35C9">
      <w:pPr>
        <w:numPr>
          <w:ilvl w:val="0"/>
          <w:numId w:val="2"/>
        </w:numPr>
      </w:pPr>
      <w:r w:rsidRPr="004A35C9">
        <w:rPr>
          <w:b/>
          <w:bCs/>
        </w:rPr>
        <w:t>Open Architecture:</w:t>
      </w:r>
      <w:r w:rsidRPr="004A35C9">
        <w:t xml:space="preserve"> Regardless of our affiliations, every investment undergoes a rigorous screening process. We only recommend a product—affiliated or otherwise—if it is the absolute best fit for your family’s long-term objectives.</w:t>
      </w:r>
    </w:p>
    <w:p w14:paraId="6B8D9ED1" w14:textId="33168F8B" w:rsidR="004A35C9" w:rsidRDefault="004A35C9" w:rsidP="004A35C9"/>
    <w:p w14:paraId="6C2DE23F" w14:textId="77777777" w:rsidR="004A35C9" w:rsidRPr="00C277A8" w:rsidRDefault="004A35C9" w:rsidP="004A35C9"/>
    <w:p w14:paraId="03A2A965" w14:textId="10B0A4E8" w:rsidR="00C277A8" w:rsidRPr="004A35C9" w:rsidRDefault="004A35C9" w:rsidP="004A35C9">
      <w:r w:rsidRPr="004A35C9">
        <w:rPr>
          <w:b/>
          <w:bCs/>
        </w:rPr>
        <w:t>Question:</w:t>
      </w:r>
      <w:r>
        <w:rPr>
          <w:b/>
          <w:bCs/>
        </w:rPr>
        <w:t xml:space="preserve"> </w:t>
      </w:r>
      <w:r w:rsidRPr="004A35C9">
        <w:t>Is FWA a licensed investment firm?</w:t>
      </w:r>
    </w:p>
    <w:p w14:paraId="4B289039" w14:textId="4D049309" w:rsidR="004A35C9" w:rsidRPr="004A35C9" w:rsidRDefault="004A35C9" w:rsidP="004A35C9">
      <w:r w:rsidRPr="004A35C9">
        <w:rPr>
          <w:b/>
          <w:bCs/>
        </w:rPr>
        <w:t>Answer</w:t>
      </w:r>
      <w:r w:rsidRPr="004A35C9">
        <w:t xml:space="preserve">: FWA operates as a private wealth </w:t>
      </w:r>
      <w:r>
        <w:t>management</w:t>
      </w:r>
      <w:r w:rsidRPr="004A35C9">
        <w:t xml:space="preserve"> focused exclusively on ‘Qualified Investors.’</w:t>
      </w:r>
    </w:p>
    <w:p w14:paraId="6E31BE5C" w14:textId="77777777" w:rsidR="004A35C9" w:rsidRPr="004A35C9" w:rsidRDefault="004A35C9" w:rsidP="004A35C9">
      <w:r w:rsidRPr="004A35C9">
        <w:t>While FWA does not require a corporate license for this specific activity, our principal, Daniel Peretz, is a fully licensed Investment Marketer regulated by the Israel Securities Authority (ISA).</w:t>
      </w:r>
    </w:p>
    <w:p w14:paraId="0560CB0F" w14:textId="77777777" w:rsidR="004A35C9" w:rsidRPr="004A35C9" w:rsidRDefault="004A35C9" w:rsidP="004A35C9">
      <w:r w:rsidRPr="004A35C9">
        <w:t>This structure allows us to offer the flexibility and sophistication of a Family Office, while ensuring that all regulated investment marketing activities are conducted by a licensed professional. Due to our strategic affiliations with leading financial institutions, we operate under an ‘Investment Marketing’ definition, ensuring full transparency regarding our alliances.</w:t>
      </w:r>
    </w:p>
    <w:p w14:paraId="773ABC41" w14:textId="6D5AA6D5" w:rsidR="00C277A8" w:rsidRDefault="00C277A8" w:rsidP="004A35C9">
      <w:pPr>
        <w:rPr>
          <w:b/>
          <w:bCs/>
        </w:rPr>
      </w:pPr>
    </w:p>
    <w:p w14:paraId="09108B8B" w14:textId="19CD253F" w:rsidR="004A35C9" w:rsidRDefault="004A35C9" w:rsidP="004A35C9">
      <w:r>
        <w:rPr>
          <w:b/>
          <w:bCs/>
        </w:rPr>
        <w:t>Questions:</w:t>
      </w:r>
      <w:r w:rsidRPr="004A35C9">
        <w:t xml:space="preserve"> What’s the difference between a family office, my private bank, a wealth advisor, and an asset manager?</w:t>
      </w:r>
    </w:p>
    <w:p w14:paraId="68CAACEA" w14:textId="1AE05F23" w:rsidR="004A35C9" w:rsidRDefault="004A35C9" w:rsidP="004A35C9">
      <w:r w:rsidRPr="00680144">
        <w:rPr>
          <w:b/>
          <w:bCs/>
        </w:rPr>
        <w:t>Answer</w:t>
      </w:r>
      <w:r>
        <w:t>:</w:t>
      </w:r>
      <w:r w:rsidRPr="004A35C9">
        <w:t xml:space="preserve"> </w:t>
      </w:r>
      <w:r>
        <w:t>The difference lies in alignment and scope.</w:t>
      </w:r>
    </w:p>
    <w:p w14:paraId="590EC639" w14:textId="77777777" w:rsidR="004A35C9" w:rsidRDefault="004A35C9" w:rsidP="004A35C9">
      <w:r>
        <w:t>While banks and asset managers act as vendors focused on specific products or mandates, FWA acts as your Strategic Architect. We sit on your side of the table to provide holistic management across your entire balance sheet.</w:t>
      </w:r>
    </w:p>
    <w:p w14:paraId="0C6A9194" w14:textId="305DD5D0" w:rsidR="004A35C9" w:rsidRDefault="004A35C9" w:rsidP="004A35C9">
      <w:r>
        <w:t>Instead of replacing these providers, we coordinate them. By leveraging our strategic alliances, we act as an informed bridge to institutional-grade opportunities and terms that are often unavailable to individual private banking clients—ensuring you get the best of the market, fully integrated into your family’s long-term strategy.</w:t>
      </w:r>
    </w:p>
    <w:p w14:paraId="4D129E33" w14:textId="3B4BED27" w:rsidR="004A35C9" w:rsidRDefault="004A35C9" w:rsidP="004A35C9">
      <w:r w:rsidRPr="00680144">
        <w:rPr>
          <w:b/>
          <w:bCs/>
        </w:rPr>
        <w:t>Question</w:t>
      </w:r>
      <w:r>
        <w:t xml:space="preserve">: </w:t>
      </w:r>
      <w:r w:rsidRPr="004A35C9">
        <w:t>What’s the difference between discretionary and non-discretionary asset management?</w:t>
      </w:r>
    </w:p>
    <w:p w14:paraId="32A30987" w14:textId="77777777" w:rsidR="00680144" w:rsidRDefault="004A35C9" w:rsidP="00680144">
      <w:r w:rsidRPr="00680144">
        <w:rPr>
          <w:b/>
          <w:bCs/>
        </w:rPr>
        <w:lastRenderedPageBreak/>
        <w:t>Answer</w:t>
      </w:r>
      <w:r>
        <w:t xml:space="preserve">: </w:t>
      </w:r>
      <w:r w:rsidR="00680144">
        <w:t>In Discretionary Management, you authorize an advisor to make buy-and-sell decisions on your behalf without your prior approval. While efficient, this model often turns clients into passive participants who may lose touch with the logic behind their portfolio.</w:t>
      </w:r>
    </w:p>
    <w:p w14:paraId="1CDBE642" w14:textId="330924D9" w:rsidR="004A35C9" w:rsidRDefault="00680144" w:rsidP="00680144">
      <w:r>
        <w:t xml:space="preserve">At FWA, we operate exclusively on a </w:t>
      </w:r>
      <w:proofErr w:type="gramStart"/>
      <w:r>
        <w:t>Non-Discretionary</w:t>
      </w:r>
      <w:proofErr w:type="gramEnd"/>
      <w:r>
        <w:t xml:space="preserve"> basis. We believe you should remain the ultimate decision-maker. Our role is to provide the strategy, the education, and the recommendations, but we never execute a trade without your understanding and consent. This ensures you remain in full control and grow your financial knowledge alongside your wealth</w:t>
      </w:r>
    </w:p>
    <w:p w14:paraId="624A9BE2" w14:textId="0F19B42B" w:rsidR="004A35C9" w:rsidRDefault="004A35C9" w:rsidP="004A35C9">
      <w:r w:rsidRPr="00680144">
        <w:rPr>
          <w:b/>
          <w:bCs/>
        </w:rPr>
        <w:t>Question</w:t>
      </w:r>
      <w:r>
        <w:t xml:space="preserve">: </w:t>
      </w:r>
      <w:r w:rsidRPr="004A35C9">
        <w:t>Will I have more work to do if I hire a non-discretionary advisor?</w:t>
      </w:r>
    </w:p>
    <w:p w14:paraId="42A41934" w14:textId="77777777" w:rsidR="00680144" w:rsidRDefault="004A35C9" w:rsidP="00680144">
      <w:r w:rsidRPr="00680144">
        <w:rPr>
          <w:b/>
          <w:bCs/>
        </w:rPr>
        <w:t>Answer</w:t>
      </w:r>
      <w:r>
        <w:t xml:space="preserve">: </w:t>
      </w:r>
      <w:r w:rsidR="00680144">
        <w:t>"Not at all. Think of it as more control, less administration.</w:t>
      </w:r>
    </w:p>
    <w:p w14:paraId="2C67A580" w14:textId="77777777" w:rsidR="00680144" w:rsidRDefault="00680144" w:rsidP="00680144"/>
    <w:p w14:paraId="1F44EF87" w14:textId="77777777" w:rsidR="00680144" w:rsidRDefault="00680144" w:rsidP="00680144">
      <w:r>
        <w:t>We distinguish between 'work' and 'decision-making.' We handle 100% of the heavy lifting—research, paperwork, bank coordination, and execution. Your role is elevated to the executive level: you review clear, simplified recommendations and give the final 'green light.'</w:t>
      </w:r>
    </w:p>
    <w:p w14:paraId="765F73F0" w14:textId="1BF25D82" w:rsidR="004A35C9" w:rsidRDefault="00680144" w:rsidP="00680144">
      <w:r>
        <w:t>While we insist on you being the ultimate authority over your wealth, we ensure the process is efficient. You get the peace of mind of being in the driver’s seat, without the burden of having to check the engine yourself."</w:t>
      </w:r>
    </w:p>
    <w:p w14:paraId="357E8185" w14:textId="77777777" w:rsidR="00680144" w:rsidRDefault="00680144" w:rsidP="00680144"/>
    <w:p w14:paraId="2C60F232" w14:textId="77777777" w:rsidR="00680144" w:rsidRPr="00680144" w:rsidRDefault="00680144" w:rsidP="00680144">
      <w:pPr>
        <w:rPr>
          <w:b/>
          <w:bCs/>
        </w:rPr>
      </w:pPr>
      <w:r w:rsidRPr="00680144">
        <w:rPr>
          <w:b/>
          <w:bCs/>
        </w:rPr>
        <w:t>Working with Family Wealth Advisors</w:t>
      </w:r>
    </w:p>
    <w:p w14:paraId="75420379" w14:textId="78CA123F" w:rsidR="00680144" w:rsidRDefault="00680144" w:rsidP="00680144">
      <w:r w:rsidRPr="00FE6B9F">
        <w:rPr>
          <w:b/>
          <w:bCs/>
        </w:rPr>
        <w:t>Question</w:t>
      </w:r>
      <w:r>
        <w:t xml:space="preserve">: </w:t>
      </w:r>
      <w:r w:rsidRPr="00680144">
        <w:t>Does FWA assist with Family Governance and Next-Generation education</w:t>
      </w:r>
      <w:r>
        <w:t>?</w:t>
      </w:r>
    </w:p>
    <w:p w14:paraId="5297D3E9" w14:textId="77777777" w:rsidR="00FE6B9F" w:rsidRPr="00FE6B9F" w:rsidRDefault="00680144" w:rsidP="00FE6B9F">
      <w:r w:rsidRPr="00FE6B9F">
        <w:rPr>
          <w:b/>
          <w:bCs/>
        </w:rPr>
        <w:t>Answer</w:t>
      </w:r>
      <w:r>
        <w:t xml:space="preserve">: </w:t>
      </w:r>
      <w:r w:rsidR="00FE6B9F" w:rsidRPr="00FE6B9F">
        <w:t>Absolutely. We believe that preparing the family for the wealth is just as important as preparing the wealth for the family.</w:t>
      </w:r>
    </w:p>
    <w:p w14:paraId="25A97706" w14:textId="77777777" w:rsidR="00FE6B9F" w:rsidRPr="00FE6B9F" w:rsidRDefault="00FE6B9F" w:rsidP="00FE6B9F">
      <w:r w:rsidRPr="00FE6B9F">
        <w:t>We work closely with you to design custom learning experiences and facilitate structured family meetings. These sessions are designed to foster communication and focus on the critical 'human' components of wealth management, including:</w:t>
      </w:r>
    </w:p>
    <w:p w14:paraId="7147F1CD" w14:textId="77777777" w:rsidR="00FE6B9F" w:rsidRPr="00FE6B9F" w:rsidRDefault="00FE6B9F" w:rsidP="00FE6B9F">
      <w:pPr>
        <w:numPr>
          <w:ilvl w:val="0"/>
          <w:numId w:val="3"/>
        </w:numPr>
      </w:pPr>
      <w:r w:rsidRPr="00FE6B9F">
        <w:t>Family decision-making protocols</w:t>
      </w:r>
    </w:p>
    <w:p w14:paraId="70143065" w14:textId="77777777" w:rsidR="00FE6B9F" w:rsidRPr="00FE6B9F" w:rsidRDefault="00FE6B9F" w:rsidP="00FE6B9F">
      <w:pPr>
        <w:numPr>
          <w:ilvl w:val="0"/>
          <w:numId w:val="3"/>
        </w:numPr>
      </w:pPr>
      <w:r w:rsidRPr="00FE6B9F">
        <w:t>Succession planning &amp; Wealth transfer</w:t>
      </w:r>
    </w:p>
    <w:p w14:paraId="51917452" w14:textId="77777777" w:rsidR="00FE6B9F" w:rsidRPr="00FE6B9F" w:rsidRDefault="00FE6B9F" w:rsidP="00FE6B9F">
      <w:pPr>
        <w:numPr>
          <w:ilvl w:val="0"/>
          <w:numId w:val="3"/>
        </w:numPr>
      </w:pPr>
      <w:r w:rsidRPr="00FE6B9F">
        <w:t>Family governance structures</w:t>
      </w:r>
    </w:p>
    <w:p w14:paraId="542861B4" w14:textId="77777777" w:rsidR="00FE6B9F" w:rsidRPr="00FE6B9F" w:rsidRDefault="00FE6B9F" w:rsidP="00FE6B9F">
      <w:pPr>
        <w:numPr>
          <w:ilvl w:val="0"/>
          <w:numId w:val="3"/>
        </w:numPr>
      </w:pPr>
      <w:r w:rsidRPr="00FE6B9F">
        <w:t>Next-Generation education and leadership roles"</w:t>
      </w:r>
    </w:p>
    <w:p w14:paraId="371E1F13" w14:textId="2313B517" w:rsidR="00680144" w:rsidRDefault="00D07482" w:rsidP="00D07482">
      <w:r w:rsidRPr="00D07482">
        <w:rPr>
          <w:b/>
          <w:bCs/>
        </w:rPr>
        <w:t xml:space="preserve">Question: </w:t>
      </w:r>
      <w:r w:rsidRPr="00D07482">
        <w:t>How are your fees structured</w:t>
      </w:r>
      <w:r>
        <w:t>?</w:t>
      </w:r>
    </w:p>
    <w:p w14:paraId="352CA846" w14:textId="0E8B143B" w:rsidR="00D07482" w:rsidRPr="00D07482" w:rsidRDefault="00D07482" w:rsidP="00D07482">
      <w:r w:rsidRPr="00D07482">
        <w:rPr>
          <w:b/>
          <w:bCs/>
        </w:rPr>
        <w:lastRenderedPageBreak/>
        <w:t>Answer:</w:t>
      </w:r>
      <w:r w:rsidRPr="00D07482">
        <w:t xml:space="preserve"> We operate on a transparent, Fee-Only basis.</w:t>
      </w:r>
      <w:r>
        <w:br/>
      </w:r>
      <w:r w:rsidRPr="00D07482">
        <w:t>Unlike traditional models that rely on hidden commissions or performance incentives, our fees are agreed upon in advance and are based on the complexity of your wealth enterprise (or a percentage of Assets Under Management).</w:t>
      </w:r>
    </w:p>
    <w:p w14:paraId="75637BF9" w14:textId="77777777" w:rsidR="00D07482" w:rsidRPr="00D07482" w:rsidRDefault="00D07482" w:rsidP="00D07482">
      <w:r w:rsidRPr="00D07482">
        <w:rPr>
          <w:b/>
          <w:bCs/>
        </w:rPr>
        <w:t>No Performance Fees</w:t>
      </w:r>
      <w:r w:rsidRPr="00D07482">
        <w:t>: We do not charge performance fees. We believe this eliminates the temptation to take unnecessary risks with your capital just to chase short-term returns.</w:t>
      </w:r>
    </w:p>
    <w:p w14:paraId="7ABBA75B" w14:textId="180BABFC" w:rsidR="00D07482" w:rsidRDefault="00D07482" w:rsidP="00D07482">
      <w:r w:rsidRPr="00D07482">
        <w:rPr>
          <w:b/>
          <w:bCs/>
        </w:rPr>
        <w:t>Objective</w:t>
      </w:r>
      <w:r w:rsidRPr="00D07482">
        <w:t>: As mentioned, any third-party commissions are fully credited back to you, ensuring our only revenue comes directly from the families we serve.</w:t>
      </w:r>
    </w:p>
    <w:p w14:paraId="100D37FB" w14:textId="77777777" w:rsidR="00D07482" w:rsidRDefault="00D07482" w:rsidP="00D07482"/>
    <w:p w14:paraId="5A48388E" w14:textId="77777777" w:rsidR="00D07482" w:rsidRPr="00D07482" w:rsidRDefault="00D07482" w:rsidP="00D07482">
      <w:pPr>
        <w:rPr>
          <w:rtl/>
          <w:lang w:val="en-US"/>
        </w:rPr>
      </w:pPr>
    </w:p>
    <w:p w14:paraId="693D28EC" w14:textId="5294249B" w:rsidR="00FE6B9F" w:rsidRDefault="00FE6B9F" w:rsidP="00FE6B9F">
      <w:r w:rsidRPr="00FE6B9F">
        <w:rPr>
          <w:b/>
          <w:bCs/>
          <w:lang w:val="en-US"/>
        </w:rPr>
        <w:t>Question</w:t>
      </w:r>
      <w:r>
        <w:rPr>
          <w:lang w:val="en-US"/>
        </w:rPr>
        <w:t xml:space="preserve">: </w:t>
      </w:r>
      <w:r w:rsidRPr="00FE6B9F">
        <w:t>Can FWA help reduce family conflict?</w:t>
      </w:r>
    </w:p>
    <w:p w14:paraId="07EC7186" w14:textId="77777777" w:rsidR="00FE6B9F" w:rsidRDefault="00FE6B9F" w:rsidP="00FE6B9F">
      <w:r w:rsidRPr="00FE6B9F">
        <w:rPr>
          <w:b/>
          <w:bCs/>
        </w:rPr>
        <w:t>Answer</w:t>
      </w:r>
      <w:r>
        <w:t>: Conflict often stems from ambiguity or the feeling of not being heard. While we cannot promise perfect harmony, we promise to create a safe, structured environment where every voice counts.</w:t>
      </w:r>
    </w:p>
    <w:p w14:paraId="68BAA85A" w14:textId="77777777" w:rsidR="00FE6B9F" w:rsidRDefault="00FE6B9F" w:rsidP="00FE6B9F">
      <w:r>
        <w:t>We act as a neutral third party to bridge gaps between generations. By facilitating open communication and clear decision-making protocols, family members feel included rather than sidelined—which significantly reduces friction.</w:t>
      </w:r>
    </w:p>
    <w:p w14:paraId="3848E2C9" w14:textId="5F30FD94" w:rsidR="00FE6B9F" w:rsidRDefault="00FE6B9F" w:rsidP="00FE6B9F">
      <w:r>
        <w:t>When deeper intervention is needed, we seamlessly integrate top-tier family governance experts and financial literacy mentors to ensure your family dynamic is as resilient as your portfolio.</w:t>
      </w:r>
    </w:p>
    <w:p w14:paraId="564F4EA9" w14:textId="77777777" w:rsidR="00FE6B9F" w:rsidRDefault="00FE6B9F" w:rsidP="00FE6B9F">
      <w:pPr>
        <w:rPr>
          <w:b/>
          <w:bCs/>
          <w:lang w:val="en-US"/>
        </w:rPr>
      </w:pPr>
    </w:p>
    <w:p w14:paraId="465717C4" w14:textId="3E978044" w:rsidR="00FE6B9F" w:rsidRDefault="00FE6B9F" w:rsidP="00FE6B9F">
      <w:pPr>
        <w:rPr>
          <w:lang w:val="en-US"/>
        </w:rPr>
      </w:pPr>
      <w:r w:rsidRPr="00FE6B9F">
        <w:rPr>
          <w:b/>
          <w:bCs/>
          <w:lang w:val="en-US"/>
        </w:rPr>
        <w:t>Question:</w:t>
      </w:r>
      <w:r>
        <w:rPr>
          <w:lang w:val="en-US"/>
        </w:rPr>
        <w:t xml:space="preserve"> </w:t>
      </w:r>
      <w:r w:rsidRPr="00FE6B9F">
        <w:t>Do I need to replace my current financial providers</w:t>
      </w:r>
      <w:r>
        <w:t>?</w:t>
      </w:r>
    </w:p>
    <w:p w14:paraId="2BF85582" w14:textId="4117D322" w:rsidR="00FE6B9F" w:rsidRPr="00FE6B9F" w:rsidRDefault="00FE6B9F" w:rsidP="00FE6B9F">
      <w:pPr>
        <w:rPr>
          <w:lang w:val="en-US"/>
        </w:rPr>
      </w:pPr>
      <w:r>
        <w:rPr>
          <w:lang w:val="en-US"/>
        </w:rPr>
        <w:t xml:space="preserve">Answer: </w:t>
      </w:r>
      <w:r w:rsidRPr="00FE6B9F">
        <w:rPr>
          <w:lang w:val="en-US"/>
        </w:rPr>
        <w:t>Not at all. In fact, we encourage maintaining multiple banking relationships for diversification.</w:t>
      </w:r>
    </w:p>
    <w:p w14:paraId="07BDF7A8" w14:textId="77777777" w:rsidR="00FE6B9F" w:rsidRPr="00FE6B9F" w:rsidRDefault="00FE6B9F" w:rsidP="00FE6B9F">
      <w:pPr>
        <w:rPr>
          <w:lang w:val="en-US"/>
        </w:rPr>
      </w:pPr>
      <w:r w:rsidRPr="00FE6B9F">
        <w:rPr>
          <w:lang w:val="en-US"/>
        </w:rPr>
        <w:t>We don't replace your banks; we manage them. Acting as your objective advocate, we oversee all your providers to ensure they remain competitive and aligned with your broader strategy.</w:t>
      </w:r>
    </w:p>
    <w:p w14:paraId="250F2B63" w14:textId="34231636" w:rsidR="00FE6B9F" w:rsidRDefault="00FE6B9F" w:rsidP="00FE6B9F">
      <w:pPr>
        <w:rPr>
          <w:lang w:val="en-US"/>
        </w:rPr>
      </w:pPr>
      <w:r w:rsidRPr="00FE6B9F">
        <w:rPr>
          <w:lang w:val="en-US"/>
        </w:rPr>
        <w:t>Through consolidated reporting, we act as an external auditor: reviewing transactions, verifying fee structures, catching errors, and ensuring that you are paying exactly what was agreed upon—and nothing more.</w:t>
      </w:r>
    </w:p>
    <w:p w14:paraId="4C90C89A" w14:textId="5D5914A3" w:rsidR="00FE6B9F" w:rsidRPr="00FE6B9F" w:rsidRDefault="00FE6B9F" w:rsidP="00FE6B9F">
      <w:r>
        <w:rPr>
          <w:b/>
          <w:bCs/>
          <w:lang w:val="en-US"/>
        </w:rPr>
        <w:t xml:space="preserve">Question: </w:t>
      </w:r>
      <w:r w:rsidRPr="00FE6B9F">
        <w:t>Does FWA create holistic financial plans?</w:t>
      </w:r>
      <w:r>
        <w:br/>
      </w:r>
      <w:r w:rsidRPr="00FE6B9F">
        <w:rPr>
          <w:b/>
          <w:bCs/>
        </w:rPr>
        <w:t>Answer:</w:t>
      </w:r>
      <w:r>
        <w:t xml:space="preserve"> </w:t>
      </w:r>
      <w:r w:rsidRPr="00FE6B9F">
        <w:t>Yes, we do. We create holistic financial plans to encompass all areas of your wealth enterprise, including:</w:t>
      </w:r>
    </w:p>
    <w:p w14:paraId="696C8779" w14:textId="77777777" w:rsidR="00FE6B9F" w:rsidRPr="00FE6B9F" w:rsidRDefault="00FE6B9F" w:rsidP="00FE6B9F">
      <w:pPr>
        <w:numPr>
          <w:ilvl w:val="0"/>
          <w:numId w:val="4"/>
        </w:numPr>
      </w:pPr>
      <w:r w:rsidRPr="00FE6B9F">
        <w:t>Wealth planning and preservation</w:t>
      </w:r>
    </w:p>
    <w:p w14:paraId="03960A66" w14:textId="77777777" w:rsidR="00FE6B9F" w:rsidRPr="00FE6B9F" w:rsidRDefault="00FE6B9F" w:rsidP="00FE6B9F">
      <w:pPr>
        <w:numPr>
          <w:ilvl w:val="0"/>
          <w:numId w:val="4"/>
        </w:numPr>
      </w:pPr>
      <w:r w:rsidRPr="00FE6B9F">
        <w:lastRenderedPageBreak/>
        <w:t>Investment management</w:t>
      </w:r>
    </w:p>
    <w:p w14:paraId="2E198B93" w14:textId="77777777" w:rsidR="00FE6B9F" w:rsidRPr="00FE6B9F" w:rsidRDefault="00FE6B9F" w:rsidP="00FE6B9F">
      <w:pPr>
        <w:numPr>
          <w:ilvl w:val="0"/>
          <w:numId w:val="4"/>
        </w:numPr>
      </w:pPr>
      <w:r w:rsidRPr="00FE6B9F">
        <w:t>Family governance</w:t>
      </w:r>
    </w:p>
    <w:p w14:paraId="250C59CD" w14:textId="70CB750E" w:rsidR="00FE6B9F" w:rsidRPr="00FE6B9F" w:rsidRDefault="00FE6B9F" w:rsidP="00FE6B9F">
      <w:pPr>
        <w:numPr>
          <w:ilvl w:val="0"/>
          <w:numId w:val="4"/>
        </w:numPr>
      </w:pPr>
      <w:r>
        <w:t>Consolidated oversight</w:t>
      </w:r>
    </w:p>
    <w:p w14:paraId="65DDC751" w14:textId="77777777" w:rsidR="00FE6B9F" w:rsidRPr="00FE6B9F" w:rsidRDefault="00FE6B9F" w:rsidP="00FE6B9F">
      <w:pPr>
        <w:numPr>
          <w:ilvl w:val="0"/>
          <w:numId w:val="4"/>
        </w:numPr>
      </w:pPr>
      <w:r w:rsidRPr="00FE6B9F">
        <w:t>Tax planning and optimization</w:t>
      </w:r>
    </w:p>
    <w:p w14:paraId="5E4CF2B3" w14:textId="122EF6C4" w:rsidR="00FE6B9F" w:rsidRDefault="00FE6B9F" w:rsidP="00FE6B9F">
      <w:r w:rsidRPr="00FE6B9F">
        <w:t>Crucially, this plan is dynamic—it evolves constantly alongside your family’s changing needs and market conditions</w:t>
      </w:r>
      <w:r>
        <w:t>.</w:t>
      </w:r>
    </w:p>
    <w:p w14:paraId="1F3235EA" w14:textId="3D02DA87" w:rsidR="00624A1E" w:rsidRPr="00624A1E" w:rsidRDefault="00FE6B9F" w:rsidP="00624A1E">
      <w:r w:rsidRPr="00FE6B9F">
        <w:rPr>
          <w:b/>
          <w:bCs/>
        </w:rPr>
        <w:t>Question:</w:t>
      </w:r>
      <w:r>
        <w:t xml:space="preserve"> </w:t>
      </w:r>
      <w:r w:rsidR="00624A1E" w:rsidRPr="00624A1E">
        <w:t>What is the communication cadence</w:t>
      </w:r>
      <w:r w:rsidR="00624A1E">
        <w:br/>
      </w:r>
      <w:r w:rsidR="00624A1E" w:rsidRPr="00624A1E">
        <w:rPr>
          <w:b/>
          <w:bCs/>
        </w:rPr>
        <w:t>Answer:</w:t>
      </w:r>
      <w:r w:rsidR="00624A1E" w:rsidRPr="00624A1E">
        <w:t xml:space="preserve"> We believe that consistent, transparent communication is vital to a successful partnership. While we tailor the frequency to your preference, our standard framework includes:</w:t>
      </w:r>
    </w:p>
    <w:p w14:paraId="644B1BCF" w14:textId="77777777" w:rsidR="00624A1E" w:rsidRPr="00624A1E" w:rsidRDefault="00624A1E" w:rsidP="00624A1E">
      <w:pPr>
        <w:pStyle w:val="ListParagraph"/>
        <w:numPr>
          <w:ilvl w:val="0"/>
          <w:numId w:val="5"/>
        </w:numPr>
      </w:pPr>
      <w:r w:rsidRPr="00624A1E">
        <w:rPr>
          <w:b/>
          <w:bCs/>
        </w:rPr>
        <w:t>Monthly</w:t>
      </w:r>
      <w:r w:rsidRPr="00624A1E">
        <w:t>: Consolidated performance reports &amp; Executive summaries.</w:t>
      </w:r>
    </w:p>
    <w:p w14:paraId="5943AAA6" w14:textId="77777777" w:rsidR="00624A1E" w:rsidRPr="00624A1E" w:rsidRDefault="00624A1E" w:rsidP="00624A1E">
      <w:pPr>
        <w:pStyle w:val="ListParagraph"/>
        <w:numPr>
          <w:ilvl w:val="0"/>
          <w:numId w:val="5"/>
        </w:numPr>
      </w:pPr>
      <w:r w:rsidRPr="00624A1E">
        <w:rPr>
          <w:b/>
          <w:bCs/>
        </w:rPr>
        <w:t>Quarterly</w:t>
      </w:r>
      <w:r w:rsidRPr="00624A1E">
        <w:t>: In-depth portfolio review &amp; Strategy meetings.</w:t>
      </w:r>
    </w:p>
    <w:p w14:paraId="758360E4" w14:textId="77777777" w:rsidR="00624A1E" w:rsidRPr="00624A1E" w:rsidRDefault="00624A1E" w:rsidP="00624A1E">
      <w:pPr>
        <w:pStyle w:val="ListParagraph"/>
        <w:numPr>
          <w:ilvl w:val="0"/>
          <w:numId w:val="5"/>
        </w:numPr>
      </w:pPr>
      <w:r w:rsidRPr="00624A1E">
        <w:rPr>
          <w:b/>
          <w:bCs/>
        </w:rPr>
        <w:t>Annually</w:t>
      </w:r>
      <w:r w:rsidRPr="00624A1E">
        <w:t>: A holistic review of your comprehensive financial plan.</w:t>
      </w:r>
    </w:p>
    <w:p w14:paraId="5B2EFF62" w14:textId="77777777" w:rsidR="00624A1E" w:rsidRPr="00624A1E" w:rsidRDefault="00624A1E" w:rsidP="00624A1E">
      <w:pPr>
        <w:pStyle w:val="ListParagraph"/>
        <w:numPr>
          <w:ilvl w:val="0"/>
          <w:numId w:val="5"/>
        </w:numPr>
      </w:pPr>
      <w:r w:rsidRPr="00624A1E">
        <w:rPr>
          <w:b/>
          <w:bCs/>
        </w:rPr>
        <w:t>Proactive Updates</w:t>
      </w:r>
      <w:r w:rsidRPr="00624A1E">
        <w:t>: Real-time communication whenever market conditions or regulatory changes warrant your attention.</w:t>
      </w:r>
    </w:p>
    <w:p w14:paraId="387B2823" w14:textId="1619572A" w:rsidR="00FE6B9F" w:rsidRPr="00624A1E" w:rsidRDefault="00624A1E" w:rsidP="00624A1E">
      <w:r w:rsidRPr="00624A1E">
        <w:t>Beyond the schedule, we operate on an open-door policy—you have direct access to us whenever questions or opportunities arise.</w:t>
      </w:r>
    </w:p>
    <w:p w14:paraId="0CCC2A6F" w14:textId="046285CF" w:rsidR="00624A1E" w:rsidRPr="007639BB" w:rsidRDefault="00A90447" w:rsidP="00A90447">
      <w:pPr>
        <w:rPr>
          <w:i/>
          <w:iCs/>
          <w:color w:val="A02B93" w:themeColor="accent5"/>
          <w:rPrChange w:id="15" w:author="Danny Peretz" w:date="2026-02-06T11:45:00Z" w16du:dateUtc="2026-02-06T09:45:00Z">
            <w:rPr>
              <w:i/>
              <w:iCs/>
              <w:color w:val="EE0000"/>
            </w:rPr>
          </w:rPrChange>
        </w:rPr>
      </w:pPr>
      <w:r w:rsidRPr="007639BB">
        <w:rPr>
          <w:i/>
          <w:iCs/>
          <w:color w:val="A02B93" w:themeColor="accent5"/>
          <w:lang w:val="en-US"/>
          <w:rPrChange w:id="16" w:author="Danny Peretz" w:date="2026-02-06T11:45:00Z" w16du:dateUtc="2026-02-06T09:45:00Z">
            <w:rPr>
              <w:i/>
              <w:iCs/>
              <w:color w:val="EE0000"/>
              <w:lang w:val="en-US"/>
            </w:rPr>
          </w:rPrChange>
        </w:rPr>
        <w:t>Remove the “</w:t>
      </w:r>
      <w:r w:rsidRPr="007639BB">
        <w:rPr>
          <w:i/>
          <w:iCs/>
          <w:color w:val="A02B93" w:themeColor="accent5"/>
          <w:rPrChange w:id="17" w:author="Danny Peretz" w:date="2026-02-06T11:45:00Z" w16du:dateUtc="2026-02-06T09:45:00Z">
            <w:rPr>
              <w:i/>
              <w:iCs/>
              <w:color w:val="EE0000"/>
            </w:rPr>
          </w:rPrChange>
        </w:rPr>
        <w:t xml:space="preserve">Fees &amp; </w:t>
      </w:r>
      <w:proofErr w:type="gramStart"/>
      <w:r w:rsidRPr="007639BB">
        <w:rPr>
          <w:i/>
          <w:iCs/>
          <w:color w:val="A02B93" w:themeColor="accent5"/>
          <w:rPrChange w:id="18" w:author="Danny Peretz" w:date="2026-02-06T11:45:00Z" w16du:dateUtc="2026-02-06T09:45:00Z">
            <w:rPr>
              <w:i/>
              <w:iCs/>
              <w:color w:val="EE0000"/>
            </w:rPr>
          </w:rPrChange>
        </w:rPr>
        <w:t>Costs”  and</w:t>
      </w:r>
      <w:proofErr w:type="gramEnd"/>
      <w:r w:rsidRPr="007639BB">
        <w:rPr>
          <w:i/>
          <w:iCs/>
          <w:color w:val="A02B93" w:themeColor="accent5"/>
          <w:rPrChange w:id="19" w:author="Danny Peretz" w:date="2026-02-06T11:45:00Z" w16du:dateUtc="2026-02-06T09:45:00Z">
            <w:rPr>
              <w:i/>
              <w:iCs/>
              <w:color w:val="EE0000"/>
            </w:rPr>
          </w:rPrChange>
        </w:rPr>
        <w:t xml:space="preserve"> “Getting started” sections.</w:t>
      </w:r>
    </w:p>
    <w:p w14:paraId="55520A2E" w14:textId="348247BB" w:rsidR="00A90447" w:rsidRDefault="00A90447" w:rsidP="00A90447">
      <w:r w:rsidRPr="00A90447">
        <w:t>At the</w:t>
      </w:r>
      <w:r>
        <w:t xml:space="preserve"> bottom of the FAQ page:  change t he “schedule a consultation” to </w:t>
      </w:r>
      <w:proofErr w:type="gramStart"/>
      <w:r>
        <w:t>“ start</w:t>
      </w:r>
      <w:proofErr w:type="gramEnd"/>
      <w:r>
        <w:t xml:space="preserve"> the conversation” and delete the “start the conversation” above it in gold).</w:t>
      </w:r>
    </w:p>
    <w:p w14:paraId="6B1A47E0" w14:textId="41D5E0A5" w:rsidR="00A90447" w:rsidRDefault="00DE645F" w:rsidP="007639BB">
      <w:ins w:id="20" w:author="Danny Peretz" w:date="2026-02-06T11:41:00Z" w16du:dateUtc="2026-02-06T09:41:00Z">
        <w:r>
          <w:t xml:space="preserve">At the bottom of FAQ and </w:t>
        </w:r>
        <w:r w:rsidRPr="007639BB">
          <w:rPr>
            <w:b/>
            <w:bCs/>
            <w:rPrChange w:id="21" w:author="Danny Peretz" w:date="2026-02-06T11:42:00Z" w16du:dateUtc="2026-02-06T09:42:00Z">
              <w:rPr/>
            </w:rPrChange>
          </w:rPr>
          <w:t>in every other place</w:t>
        </w:r>
        <w:r>
          <w:t xml:space="preserve"> the following text exist – should be replaced:</w:t>
        </w:r>
      </w:ins>
      <w:ins w:id="22" w:author="Danny Peretz" w:date="2026-02-06T11:42:00Z" w16du:dateUtc="2026-02-06T09:42:00Z">
        <w:r w:rsidR="007639BB">
          <w:br/>
          <w:t>Instead of” Start the conversation” – replace with: “Let’s start a conversation”.</w:t>
        </w:r>
      </w:ins>
      <w:ins w:id="23" w:author="Danny Peretz" w:date="2026-02-06T11:41:00Z" w16du:dateUtc="2026-02-06T09:41:00Z">
        <w:r>
          <w:br/>
          <w:t>instead of “</w:t>
        </w:r>
      </w:ins>
      <w:ins w:id="24" w:author="Danny Peretz" w:date="2026-02-06T11:41:00Z">
        <w:r w:rsidRPr="00DE645F">
          <w:t>Fill out the form below and one of our advisors will reach out to start a confidential conversation about your family's needs.</w:t>
        </w:r>
      </w:ins>
      <w:ins w:id="25" w:author="Danny Peretz" w:date="2026-02-06T11:41:00Z" w16du:dateUtc="2026-02-06T09:41:00Z">
        <w:r>
          <w:t>”</w:t>
        </w:r>
      </w:ins>
      <w:ins w:id="26" w:author="Danny Peretz" w:date="2026-02-06T11:42:00Z" w16du:dateUtc="2026-02-06T09:42:00Z">
        <w:r w:rsidR="007639BB">
          <w:t xml:space="preserve"> </w:t>
        </w:r>
      </w:ins>
      <w:ins w:id="27" w:author="Danny Peretz" w:date="2026-02-06T11:43:00Z" w16du:dateUtc="2026-02-06T09:43:00Z">
        <w:r w:rsidR="007639BB">
          <w:t>– replace with:</w:t>
        </w:r>
        <w:r w:rsidR="007639BB">
          <w:br/>
          <w:t>“</w:t>
        </w:r>
      </w:ins>
      <w:ins w:id="28" w:author="Danny Peretz" w:date="2026-02-06T11:43:00Z">
        <w:r w:rsidR="007639BB" w:rsidRPr="007639BB">
          <w:t>We invite you to a private introductory meeting to explore if FWA is the right partner for your family. Please leave your details below, and we will be in touch personally to schedule a time.</w:t>
        </w:r>
      </w:ins>
      <w:ins w:id="29" w:author="Danny Peretz" w:date="2026-02-06T11:43:00Z" w16du:dateUtc="2026-02-06T09:43:00Z">
        <w:r w:rsidR="007639BB">
          <w:t>”</w:t>
        </w:r>
      </w:ins>
      <w:ins w:id="30" w:author="Danny Peretz" w:date="2026-02-06T11:41:00Z" w16du:dateUtc="2026-02-06T09:41:00Z">
        <w:r>
          <w:br/>
        </w:r>
      </w:ins>
    </w:p>
    <w:p w14:paraId="51C27DAB" w14:textId="0F3EA42A" w:rsidR="0076668E" w:rsidRDefault="0076668E" w:rsidP="00A90447">
      <w:pPr>
        <w:rPr>
          <w:b/>
          <w:bCs/>
          <w:lang w:val="en-US"/>
        </w:rPr>
      </w:pPr>
      <w:proofErr w:type="gramStart"/>
      <w:r>
        <w:rPr>
          <w:b/>
          <w:bCs/>
          <w:lang w:val="en-US"/>
        </w:rPr>
        <w:t>Page :</w:t>
      </w:r>
      <w:proofErr w:type="gramEnd"/>
      <w:r>
        <w:rPr>
          <w:b/>
          <w:bCs/>
          <w:lang w:val="en-US"/>
        </w:rPr>
        <w:t xml:space="preserve"> Contact us:</w:t>
      </w:r>
    </w:p>
    <w:p w14:paraId="5958E1B0" w14:textId="4D0ECE15" w:rsidR="0076668E" w:rsidRDefault="00063A77" w:rsidP="00A90447">
      <w:pPr>
        <w:rPr>
          <w:rtl/>
        </w:rPr>
      </w:pPr>
      <w:r>
        <w:t xml:space="preserve">change the “schedule a consultation” to </w:t>
      </w:r>
      <w:proofErr w:type="gramStart"/>
      <w:r>
        <w:t>“ start</w:t>
      </w:r>
      <w:proofErr w:type="gramEnd"/>
      <w:r>
        <w:t xml:space="preserve"> the conversation” and delete the “start the conversation” above it in gold).</w:t>
      </w:r>
    </w:p>
    <w:p w14:paraId="4A1BBE1E" w14:textId="315829C0" w:rsidR="000A7ADA" w:rsidRDefault="007639BB" w:rsidP="00A90447">
      <w:pPr>
        <w:rPr>
          <w:ins w:id="31" w:author="Danny Peretz" w:date="2026-02-06T11:44:00Z" w16du:dateUtc="2026-02-06T09:44:00Z"/>
        </w:rPr>
      </w:pPr>
      <w:ins w:id="32" w:author="Danny Peretz" w:date="2026-02-06T11:44:00Z" w16du:dateUtc="2026-02-06T09:44:00Z">
        <w:r>
          <w:t xml:space="preserve">Same change here as above </w:t>
        </w:r>
      </w:ins>
    </w:p>
    <w:p w14:paraId="04AD95EF" w14:textId="77777777" w:rsidR="007639BB" w:rsidRDefault="007639BB" w:rsidP="00A90447">
      <w:pPr>
        <w:rPr>
          <w:ins w:id="33" w:author="Danny Peretz" w:date="2026-02-06T11:44:00Z" w16du:dateUtc="2026-02-06T09:44:00Z"/>
        </w:rPr>
      </w:pPr>
    </w:p>
    <w:p w14:paraId="37723765" w14:textId="77777777" w:rsidR="007639BB" w:rsidRDefault="007639BB" w:rsidP="00A90447">
      <w:pPr>
        <w:rPr>
          <w:rtl/>
        </w:rPr>
      </w:pPr>
    </w:p>
    <w:p w14:paraId="34B7E0EF" w14:textId="77777777" w:rsidR="000A7ADA" w:rsidRDefault="000A7ADA" w:rsidP="000A7ADA">
      <w:pPr>
        <w:rPr>
          <w:b/>
          <w:bCs/>
        </w:rPr>
      </w:pPr>
      <w:r w:rsidRPr="00836A07">
        <w:rPr>
          <w:b/>
          <w:bCs/>
          <w:highlight w:val="yellow"/>
        </w:rPr>
        <w:lastRenderedPageBreak/>
        <w:t>Page: Who we are -&gt; About Us</w:t>
      </w:r>
    </w:p>
    <w:p w14:paraId="3C4C69DD" w14:textId="77777777" w:rsidR="009427C5" w:rsidRPr="009427C5" w:rsidRDefault="009427C5" w:rsidP="009427C5">
      <w:pPr>
        <w:rPr>
          <w:b/>
          <w:bCs/>
        </w:rPr>
      </w:pPr>
      <w:r w:rsidRPr="009427C5">
        <w:rPr>
          <w:b/>
          <w:bCs/>
        </w:rPr>
        <w:t>About Us</w:t>
      </w:r>
    </w:p>
    <w:p w14:paraId="5A8609DE" w14:textId="21A9B381" w:rsidR="009427C5" w:rsidRPr="007639BB" w:rsidRDefault="009427C5" w:rsidP="009427C5">
      <w:pPr>
        <w:jc w:val="center"/>
        <w:rPr>
          <w:color w:val="A02B93" w:themeColor="accent5"/>
          <w:rPrChange w:id="34" w:author="Danny Peretz" w:date="2026-02-06T11:45:00Z" w16du:dateUtc="2026-02-06T09:45:00Z">
            <w:rPr>
              <w:color w:val="EE0000"/>
            </w:rPr>
          </w:rPrChange>
        </w:rPr>
      </w:pPr>
      <w:r w:rsidRPr="009427C5">
        <w:rPr>
          <w:b/>
          <w:bCs/>
        </w:rPr>
        <w:t>Stewards of Your Family Legacy</w:t>
      </w:r>
      <w:r>
        <w:rPr>
          <w:b/>
          <w:bCs/>
        </w:rPr>
        <w:t xml:space="preserve"> </w:t>
      </w:r>
      <w:r w:rsidRPr="007639BB">
        <w:rPr>
          <w:b/>
          <w:bCs/>
          <w:color w:val="A02B93" w:themeColor="accent5"/>
          <w:sz w:val="20"/>
          <w:szCs w:val="20"/>
          <w:rPrChange w:id="35" w:author="Danny Peretz" w:date="2026-02-06T11:45:00Z" w16du:dateUtc="2026-02-06T09:45:00Z">
            <w:rPr>
              <w:b/>
              <w:bCs/>
              <w:color w:val="EE0000"/>
              <w:sz w:val="20"/>
              <w:szCs w:val="20"/>
            </w:rPr>
          </w:rPrChange>
        </w:rPr>
        <w:t>(</w:t>
      </w:r>
      <w:r w:rsidRPr="007639BB">
        <w:rPr>
          <w:color w:val="A02B93" w:themeColor="accent5"/>
          <w:sz w:val="20"/>
          <w:szCs w:val="20"/>
          <w:rPrChange w:id="36" w:author="Danny Peretz" w:date="2026-02-06T11:45:00Z" w16du:dateUtc="2026-02-06T09:45:00Z">
            <w:rPr>
              <w:color w:val="EE0000"/>
              <w:sz w:val="20"/>
              <w:szCs w:val="20"/>
            </w:rPr>
          </w:rPrChange>
        </w:rPr>
        <w:t>instead of A Legacy of Trust &amp; Generational Thinking)</w:t>
      </w:r>
    </w:p>
    <w:p w14:paraId="63356788" w14:textId="457A193D" w:rsidR="009427C5" w:rsidRDefault="009427C5" w:rsidP="007639BB">
      <w:pPr>
        <w:jc w:val="center"/>
      </w:pPr>
      <w:r>
        <w:t xml:space="preserve">Wealth brings freedom, but it also brings complexity. Since 2009, Family Wealth Advisors (FWA) has provided the strategic clarity, </w:t>
      </w:r>
      <w:ins w:id="37" w:author="Danny Peretz" w:date="2026-02-06T11:49:00Z">
        <w:r w:rsidR="007639BB" w:rsidRPr="007639BB">
          <w:t>Structural Oversight</w:t>
        </w:r>
      </w:ins>
      <w:ins w:id="38" w:author="Danny Peretz" w:date="2026-02-06T11:50:00Z" w16du:dateUtc="2026-02-06T09:50:00Z">
        <w:r w:rsidR="007639BB">
          <w:t xml:space="preserve"> </w:t>
        </w:r>
      </w:ins>
      <w:del w:id="39" w:author="Danny Peretz" w:date="2026-02-06T11:49:00Z" w16du:dateUtc="2026-02-06T09:49:00Z">
        <w:r w:rsidDel="007639BB">
          <w:delText>architectural planning</w:delText>
        </w:r>
      </w:del>
      <w:r>
        <w:t>, and peace of mind that allow families to flourish across generations.</w:t>
      </w:r>
    </w:p>
    <w:p w14:paraId="12D1BD1A" w14:textId="77777777" w:rsidR="009427C5" w:rsidRDefault="009427C5" w:rsidP="009427C5">
      <w:r>
        <w:t>________________________________________</w:t>
      </w:r>
    </w:p>
    <w:p w14:paraId="1350491E" w14:textId="77777777" w:rsidR="009427C5" w:rsidRPr="009427C5" w:rsidRDefault="009427C5" w:rsidP="009427C5">
      <w:pPr>
        <w:rPr>
          <w:b/>
          <w:bCs/>
        </w:rPr>
      </w:pPr>
      <w:r w:rsidRPr="009427C5">
        <w:rPr>
          <w:b/>
          <w:bCs/>
        </w:rPr>
        <w:t>Our Story</w:t>
      </w:r>
    </w:p>
    <w:p w14:paraId="0A11BFFF" w14:textId="4A3FD884" w:rsidR="009427C5" w:rsidDel="00A80C07" w:rsidRDefault="009427C5" w:rsidP="009427C5">
      <w:pPr>
        <w:rPr>
          <w:del w:id="40" w:author="Danny Peretz" w:date="2026-02-06T11:13:00Z" w16du:dateUtc="2026-02-06T09:13:00Z"/>
        </w:rPr>
      </w:pPr>
      <w:del w:id="41" w:author="Danny Peretz" w:date="2026-02-06T11:13:00Z" w16du:dateUtc="2026-02-06T09:13:00Z">
        <w:r w:rsidDel="00A80C07">
          <w:delText>Founded on a Gap in the Market</w:delText>
        </w:r>
      </w:del>
    </w:p>
    <w:p w14:paraId="65FF40AC" w14:textId="6553491B" w:rsidR="009427C5" w:rsidDel="00A80C07" w:rsidRDefault="009427C5" w:rsidP="009427C5">
      <w:pPr>
        <w:rPr>
          <w:del w:id="42" w:author="Danny Peretz" w:date="2026-02-06T11:13:00Z" w16du:dateUtc="2026-02-06T09:13:00Z"/>
        </w:rPr>
      </w:pPr>
      <w:del w:id="43" w:author="Danny Peretz" w:date="2026-02-06T11:13:00Z" w16du:dateUtc="2026-02-06T09:13:00Z">
        <w:r w:rsidDel="00A80C07">
          <w:delText>Family Wealth Advisors was established in Herzliya in 2009 by Daniel Peretz, a financial markets veteran with over three decades of global experience.</w:delText>
        </w:r>
      </w:del>
    </w:p>
    <w:p w14:paraId="0C60F8AE" w14:textId="7605E329" w:rsidR="009427C5" w:rsidDel="00A80C07" w:rsidRDefault="009427C5" w:rsidP="009427C5">
      <w:pPr>
        <w:rPr>
          <w:del w:id="44" w:author="Danny Peretz" w:date="2026-02-06T11:13:00Z" w16du:dateUtc="2026-02-06T09:13:00Z"/>
        </w:rPr>
      </w:pPr>
      <w:del w:id="45" w:author="Danny Peretz" w:date="2026-02-06T11:13:00Z" w16du:dateUtc="2026-02-06T09:13:00Z">
        <w:r w:rsidDel="00A80C07">
          <w:delText>After years in the institutional world, Daniel recognized a critical flaw in how wealthy families were being served. While they had access to excellent bankers, lawyers, accountants and asset managers, these professionals worked in silos. No one was looking at the "Big Picture." The banker didn't know about the estate plan, and the accountant wasn't coordinating with the investment manager.</w:delText>
        </w:r>
      </w:del>
    </w:p>
    <w:p w14:paraId="7F30D7CA" w14:textId="10AC6811" w:rsidR="009427C5" w:rsidDel="00A80C07" w:rsidRDefault="009427C5" w:rsidP="009427C5">
      <w:pPr>
        <w:rPr>
          <w:del w:id="46" w:author="Danny Peretz" w:date="2026-02-06T11:13:00Z" w16du:dateUtc="2026-02-06T09:13:00Z"/>
        </w:rPr>
      </w:pPr>
      <w:del w:id="47" w:author="Danny Peretz" w:date="2026-02-06T11:13:00Z" w16du:dateUtc="2026-02-06T09:13:00Z">
        <w:r w:rsidRPr="009427C5" w:rsidDel="00A80C07">
          <w:rPr>
            <w:b/>
            <w:bCs/>
          </w:rPr>
          <w:delText>FWA was built to close that gap</w:delText>
        </w:r>
        <w:r w:rsidDel="00A80C07">
          <w:delText>.</w:delText>
        </w:r>
      </w:del>
    </w:p>
    <w:p w14:paraId="0FD36383" w14:textId="298036BE" w:rsidR="009427C5" w:rsidDel="00A80C07" w:rsidRDefault="009427C5" w:rsidP="009427C5">
      <w:pPr>
        <w:rPr>
          <w:del w:id="48" w:author="Danny Peretz" w:date="2026-02-06T11:13:00Z" w16du:dateUtc="2026-02-06T09:13:00Z"/>
        </w:rPr>
      </w:pPr>
      <w:del w:id="49" w:author="Danny Peretz" w:date="2026-02-06T11:13:00Z" w16du:dateUtc="2026-02-06T09:13:00Z">
        <w:r w:rsidDel="00A80C07">
          <w:delText>We were founded on a simple premise: A family enterprise requires a CFO, just like a business enterprise. We set out to create a firm that would sit on the same side of the table as the family—selling no products, accepting no hidden commissions, and offering purely objective orchestration of the family’s financial life.</w:delText>
        </w:r>
      </w:del>
    </w:p>
    <w:p w14:paraId="470E5970" w14:textId="77777777" w:rsidR="00A80C07" w:rsidRPr="00A80C07" w:rsidRDefault="00A80C07" w:rsidP="00A80C07">
      <w:pPr>
        <w:rPr>
          <w:ins w:id="50" w:author="Danny Peretz" w:date="2026-02-06T11:13:00Z"/>
        </w:rPr>
      </w:pPr>
      <w:ins w:id="51" w:author="Danny Peretz" w:date="2026-02-06T11:13:00Z">
        <w:r w:rsidRPr="00A80C07">
          <w:rPr>
            <w:b/>
            <w:bCs/>
          </w:rPr>
          <w:t>Professional Management for Your Personal Wealth</w:t>
        </w:r>
      </w:ins>
    </w:p>
    <w:p w14:paraId="0C89FD13" w14:textId="77777777" w:rsidR="00A80C07" w:rsidRPr="00A80C07" w:rsidRDefault="00A80C07" w:rsidP="00A80C07">
      <w:pPr>
        <w:rPr>
          <w:ins w:id="52" w:author="Danny Peretz" w:date="2026-02-06T11:13:00Z"/>
        </w:rPr>
      </w:pPr>
      <w:ins w:id="53" w:author="Danny Peretz" w:date="2026-02-06T11:13:00Z">
        <w:r w:rsidRPr="00A80C07">
          <w:t>Family Wealth Advisors was established in 2009 by Daniel Peretz, a financial markets veteran with over 30 years of global experience.</w:t>
        </w:r>
      </w:ins>
    </w:p>
    <w:p w14:paraId="24BE7E26" w14:textId="77777777" w:rsidR="00A80C07" w:rsidRPr="00A80C07" w:rsidRDefault="00A80C07" w:rsidP="00A80C07">
      <w:pPr>
        <w:rPr>
          <w:ins w:id="54" w:author="Danny Peretz" w:date="2026-02-06T11:13:00Z"/>
        </w:rPr>
      </w:pPr>
      <w:ins w:id="55" w:author="Danny Peretz" w:date="2026-02-06T11:13:00Z">
        <w:r w:rsidRPr="00A80C07">
          <w:t>After decades in the institutional world, Daniel recognized a critical disconnect in how wealthy families were being served. While they had access to excellent bankers, lawyers, and accountants, these professionals worked in silos. No one was looking at the "Big Picture," leaving the family with conflicting advice and uncoordinated strategies.</w:t>
        </w:r>
      </w:ins>
    </w:p>
    <w:p w14:paraId="3AFA2CC8" w14:textId="77777777" w:rsidR="00A80C07" w:rsidRPr="00A80C07" w:rsidRDefault="00A80C07" w:rsidP="00A80C07">
      <w:pPr>
        <w:rPr>
          <w:ins w:id="56" w:author="Danny Peretz" w:date="2026-02-06T11:13:00Z"/>
        </w:rPr>
      </w:pPr>
      <w:ins w:id="57" w:author="Danny Peretz" w:date="2026-02-06T11:13:00Z">
        <w:r w:rsidRPr="00A80C07">
          <w:rPr>
            <w:b/>
            <w:bCs/>
          </w:rPr>
          <w:t>We believe that a family enterprise requires the same disciplined oversight as a business enterprise.</w:t>
        </w:r>
      </w:ins>
    </w:p>
    <w:p w14:paraId="2A94B83E" w14:textId="77777777" w:rsidR="00A80C07" w:rsidRPr="00A80C07" w:rsidRDefault="00A80C07" w:rsidP="00A80C07">
      <w:pPr>
        <w:rPr>
          <w:ins w:id="58" w:author="Danny Peretz" w:date="2026-02-06T11:13:00Z"/>
        </w:rPr>
      </w:pPr>
      <w:ins w:id="59" w:author="Danny Peretz" w:date="2026-02-06T11:13:00Z">
        <w:r w:rsidRPr="00A80C07">
          <w:lastRenderedPageBreak/>
          <w:t>FWA was built to provide that oversight. We sit on the same side of the table as the family—selling no products and accepting no hidden commissions—to offer a purely objective orchestration of your financial life.</w:t>
        </w:r>
      </w:ins>
    </w:p>
    <w:p w14:paraId="3B9D4745" w14:textId="77777777" w:rsidR="009427C5" w:rsidRDefault="009427C5" w:rsidP="009427C5">
      <w:r>
        <w:t>________________________________________</w:t>
      </w:r>
    </w:p>
    <w:p w14:paraId="1BC40221" w14:textId="77777777" w:rsidR="009427C5" w:rsidRPr="009427C5" w:rsidRDefault="009427C5" w:rsidP="009427C5">
      <w:pPr>
        <w:rPr>
          <w:b/>
          <w:bCs/>
        </w:rPr>
      </w:pPr>
      <w:r w:rsidRPr="009427C5">
        <w:rPr>
          <w:b/>
          <w:bCs/>
        </w:rPr>
        <w:t>What We Do</w:t>
      </w:r>
    </w:p>
    <w:p w14:paraId="49925A38" w14:textId="164A8CFA" w:rsidR="009427C5" w:rsidDel="007639BB" w:rsidRDefault="007639BB" w:rsidP="009427C5">
      <w:pPr>
        <w:rPr>
          <w:del w:id="60" w:author="Danny Peretz" w:date="2026-02-06T11:50:00Z" w16du:dateUtc="2026-02-06T09:50:00Z"/>
        </w:rPr>
      </w:pPr>
      <w:ins w:id="61" w:author="Danny Peretz" w:date="2026-02-06T11:50:00Z" w16du:dateUtc="2026-02-06T09:50:00Z">
        <w:r w:rsidRPr="007639BB">
          <w:t xml:space="preserve">From Complexity to </w:t>
        </w:r>
        <w:proofErr w:type="spellStart"/>
        <w:r w:rsidRPr="007639BB">
          <w:t>Clarity</w:t>
        </w:r>
      </w:ins>
      <w:del w:id="62" w:author="Danny Peretz" w:date="2026-02-06T11:50:00Z" w16du:dateUtc="2026-02-06T09:50:00Z">
        <w:r w:rsidR="009427C5" w:rsidDel="007639BB">
          <w:delText>From Chaos to Clarity</w:delText>
        </w:r>
      </w:del>
    </w:p>
    <w:p w14:paraId="0E9BF2F5" w14:textId="56230190" w:rsidR="009427C5" w:rsidRDefault="009427C5" w:rsidP="009427C5">
      <w:r>
        <w:t>We</w:t>
      </w:r>
      <w:proofErr w:type="spellEnd"/>
      <w:r>
        <w:t xml:space="preserve"> do not just manage portfolios; we manage </w:t>
      </w:r>
      <w:ins w:id="63" w:author="Danny Peretz" w:date="2026-02-06T11:51:00Z" w16du:dateUtc="2026-02-06T09:51:00Z">
        <w:r w:rsidR="007639BB" w:rsidRPr="007639BB">
          <w:t>the entire family enterprise.</w:t>
        </w:r>
      </w:ins>
      <w:del w:id="64" w:author="Danny Peretz" w:date="2026-02-06T11:51:00Z" w16du:dateUtc="2026-02-06T09:51:00Z">
        <w:r w:rsidDel="007639BB">
          <w:delText>ecosystems</w:delText>
        </w:r>
      </w:del>
      <w:r>
        <w:t>.</w:t>
      </w:r>
    </w:p>
    <w:p w14:paraId="0FC467F7" w14:textId="77777777" w:rsidR="009427C5" w:rsidRDefault="009427C5" w:rsidP="009427C5">
      <w:r>
        <w:t>Our role is to act as the central architect of your wealth. We coordinate every moving part of your financial life—investments, taxation, legal structures, and family governance—into a single, unified strategy.</w:t>
      </w:r>
    </w:p>
    <w:p w14:paraId="7CD522BA" w14:textId="77777777" w:rsidR="009427C5" w:rsidRDefault="009427C5" w:rsidP="009427C5">
      <w:r>
        <w:t>Our mission is simple: to remove the burden of financial management from your shoulders, allowing you to focus on your business, your passions, and your family, confident that your financial house is in perfect order.</w:t>
      </w:r>
    </w:p>
    <w:p w14:paraId="17A23C06" w14:textId="77777777" w:rsidR="009427C5" w:rsidRDefault="009427C5" w:rsidP="009427C5">
      <w:r>
        <w:t>________________________________________</w:t>
      </w:r>
    </w:p>
    <w:p w14:paraId="45E56ECC" w14:textId="77777777" w:rsidR="009427C5" w:rsidRPr="009427C5" w:rsidRDefault="009427C5" w:rsidP="009427C5">
      <w:pPr>
        <w:rPr>
          <w:b/>
          <w:bCs/>
        </w:rPr>
      </w:pPr>
      <w:r w:rsidRPr="009427C5">
        <w:rPr>
          <w:b/>
          <w:bCs/>
        </w:rPr>
        <w:t>Our Standard</w:t>
      </w:r>
    </w:p>
    <w:p w14:paraId="0DD85FEE" w14:textId="77777777" w:rsidR="009427C5" w:rsidRDefault="009427C5" w:rsidP="009427C5">
      <w:r>
        <w:t>Uncompromised Objectivity</w:t>
      </w:r>
    </w:p>
    <w:p w14:paraId="40E4DC71" w14:textId="77777777" w:rsidR="009427C5" w:rsidRDefault="009427C5" w:rsidP="009427C5">
      <w:r>
        <w:t>In an industry often driven by sales quotas and hidden incentives, we stand apart through our structure:</w:t>
      </w:r>
    </w:p>
    <w:p w14:paraId="26E9B09F" w14:textId="77777777" w:rsidR="009427C5" w:rsidRDefault="009427C5" w:rsidP="009427C5">
      <w:r>
        <w:t>Fee-Only Model: Our only compensation comes from you. We never receive commissions from third parties.</w:t>
      </w:r>
    </w:p>
    <w:p w14:paraId="6E2987DE" w14:textId="3C755689" w:rsidR="009427C5" w:rsidRDefault="009427C5" w:rsidP="009427C5">
      <w:r>
        <w:t>Total Alignment: If we do receive a "retrocession" or commission from a fund, we credit 100% of it back to your account.</w:t>
      </w:r>
    </w:p>
    <w:p w14:paraId="4A4E541F" w14:textId="77777777" w:rsidR="009427C5" w:rsidRDefault="009427C5" w:rsidP="009427C5">
      <w:r>
        <w:t>Fiduciary Mindset: We are not salespeople. We are fiduciaries, bound ethically and professionally to act solely in your best interest.</w:t>
      </w:r>
    </w:p>
    <w:p w14:paraId="39FE087F" w14:textId="77777777" w:rsidR="009427C5" w:rsidRDefault="009427C5" w:rsidP="009427C5">
      <w:r>
        <w:t>________________________________________</w:t>
      </w:r>
    </w:p>
    <w:p w14:paraId="6198C4CE" w14:textId="77777777" w:rsidR="009427C5" w:rsidRPr="009427C5" w:rsidRDefault="009427C5" w:rsidP="009427C5">
      <w:pPr>
        <w:rPr>
          <w:b/>
          <w:bCs/>
        </w:rPr>
      </w:pPr>
      <w:r w:rsidRPr="009427C5">
        <w:rPr>
          <w:b/>
          <w:bCs/>
        </w:rPr>
        <w:t>Leadership</w:t>
      </w:r>
    </w:p>
    <w:p w14:paraId="3CC2F66B" w14:textId="03C1F39F" w:rsidR="009427C5" w:rsidRDefault="009427C5" w:rsidP="009427C5">
      <w:r>
        <w:t>Meet Our People</w:t>
      </w:r>
    </w:p>
    <w:p w14:paraId="6970DF7D" w14:textId="2FB7C80E" w:rsidR="009427C5" w:rsidRDefault="009427C5" w:rsidP="00762C06">
      <w:r>
        <w:t xml:space="preserve">Our firm is led by a team of seasoned professionals combining expertise in global capital markets, taxation, and </w:t>
      </w:r>
      <w:del w:id="65" w:author="Danny Peretz" w:date="2026-02-06T11:52:00Z" w16du:dateUtc="2026-02-06T09:52:00Z">
        <w:r w:rsidDel="007639BB">
          <w:delText>operational management</w:delText>
        </w:r>
      </w:del>
      <w:ins w:id="66" w:author="Danny Peretz" w:date="2026-02-06T11:52:00Z" w16du:dateUtc="2026-02-06T09:52:00Z">
        <w:r w:rsidR="007639BB">
          <w:t xml:space="preserve"> wealth structuring</w:t>
        </w:r>
      </w:ins>
      <w:r>
        <w:t>.</w:t>
      </w:r>
      <w:r w:rsidR="00762C06">
        <w:br/>
      </w:r>
      <w:r>
        <w:t xml:space="preserve">(Place photos of </w:t>
      </w:r>
      <w:hyperlink r:id="rId6" w:history="1">
        <w:r w:rsidRPr="00762C06">
          <w:rPr>
            <w:rStyle w:val="Hyperlink"/>
          </w:rPr>
          <w:t>Daniel</w:t>
        </w:r>
      </w:hyperlink>
      <w:r>
        <w:t xml:space="preserve">, </w:t>
      </w:r>
      <w:hyperlink r:id="rId7" w:history="1">
        <w:r w:rsidRPr="00762C06">
          <w:rPr>
            <w:rStyle w:val="Hyperlink"/>
          </w:rPr>
          <w:t>Gil</w:t>
        </w:r>
      </w:hyperlink>
      <w:r>
        <w:t xml:space="preserve">, </w:t>
      </w:r>
      <w:hyperlink r:id="rId8" w:history="1">
        <w:r w:rsidRPr="003B0CC6">
          <w:rPr>
            <w:rStyle w:val="Hyperlink"/>
          </w:rPr>
          <w:t>On</w:t>
        </w:r>
      </w:hyperlink>
      <w:r>
        <w:t xml:space="preserve">, </w:t>
      </w:r>
      <w:hyperlink r:id="rId9" w:history="1">
        <w:r w:rsidRPr="00762C06">
          <w:rPr>
            <w:rStyle w:val="Hyperlink"/>
          </w:rPr>
          <w:t>Benjamin</w:t>
        </w:r>
      </w:hyperlink>
      <w:r>
        <w:t xml:space="preserve"> here horizontally)</w:t>
      </w:r>
      <w:r w:rsidR="00762C06">
        <w:br/>
      </w:r>
      <w:r w:rsidR="00762C06" w:rsidRPr="00762C06">
        <w:rPr>
          <w:i/>
          <w:iCs/>
          <w:sz w:val="22"/>
          <w:szCs w:val="22"/>
        </w:rPr>
        <w:t xml:space="preserve">* add </w:t>
      </w:r>
      <w:proofErr w:type="spellStart"/>
      <w:r w:rsidR="00762C06" w:rsidRPr="00762C06">
        <w:rPr>
          <w:i/>
          <w:iCs/>
          <w:sz w:val="22"/>
          <w:szCs w:val="22"/>
        </w:rPr>
        <w:t>Linkedin</w:t>
      </w:r>
      <w:proofErr w:type="spellEnd"/>
      <w:r w:rsidR="00762C06" w:rsidRPr="00762C06">
        <w:rPr>
          <w:i/>
          <w:iCs/>
          <w:sz w:val="22"/>
          <w:szCs w:val="22"/>
        </w:rPr>
        <w:t xml:space="preserve"> icon below each photo with link to the employee </w:t>
      </w:r>
      <w:proofErr w:type="spellStart"/>
      <w:r w:rsidR="00762C06" w:rsidRPr="00762C06">
        <w:rPr>
          <w:i/>
          <w:iCs/>
          <w:sz w:val="22"/>
          <w:szCs w:val="22"/>
        </w:rPr>
        <w:t>linkedin</w:t>
      </w:r>
      <w:proofErr w:type="spellEnd"/>
      <w:r w:rsidR="00762C06" w:rsidRPr="00762C06">
        <w:rPr>
          <w:i/>
          <w:iCs/>
          <w:sz w:val="22"/>
          <w:szCs w:val="22"/>
        </w:rPr>
        <w:t xml:space="preserve"> page.</w:t>
      </w:r>
      <w:r w:rsidR="00762C06" w:rsidRPr="00762C06">
        <w:t xml:space="preserve"> </w:t>
      </w:r>
      <w:r w:rsidR="00762C06">
        <w:rPr>
          <w:noProof/>
        </w:rPr>
        <w:drawing>
          <wp:inline distT="0" distB="0" distL="0" distR="0" wp14:anchorId="0554B8BD" wp14:editId="1E3FECC0">
            <wp:extent cx="285750" cy="276225"/>
            <wp:effectExtent l="0" t="0" r="0" b="9525"/>
            <wp:docPr id="72216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68733" name=""/>
                    <pic:cNvPicPr/>
                  </pic:nvPicPr>
                  <pic:blipFill>
                    <a:blip r:embed="rId10"/>
                    <a:stretch>
                      <a:fillRect/>
                    </a:stretch>
                  </pic:blipFill>
                  <pic:spPr>
                    <a:xfrm>
                      <a:off x="0" y="0"/>
                      <a:ext cx="285750" cy="276225"/>
                    </a:xfrm>
                    <a:prstGeom prst="rect">
                      <a:avLst/>
                    </a:prstGeom>
                  </pic:spPr>
                </pic:pic>
              </a:graphicData>
            </a:graphic>
          </wp:inline>
        </w:drawing>
      </w:r>
    </w:p>
    <w:p w14:paraId="4D934938" w14:textId="360CCAEA" w:rsidR="009427C5" w:rsidRPr="009427C5" w:rsidRDefault="00DC7845" w:rsidP="009427C5">
      <w:pPr>
        <w:rPr>
          <w:b/>
          <w:bCs/>
        </w:rPr>
      </w:pPr>
      <w:r>
        <w:rPr>
          <w:b/>
          <w:bCs/>
        </w:rPr>
        <w:lastRenderedPageBreak/>
        <w:t>View</w:t>
      </w:r>
      <w:r w:rsidR="009427C5" w:rsidRPr="009427C5">
        <w:rPr>
          <w:b/>
          <w:bCs/>
        </w:rPr>
        <w:t xml:space="preserve"> Full Team -&gt; </w:t>
      </w:r>
      <w:r w:rsidR="009427C5">
        <w:rPr>
          <w:b/>
          <w:bCs/>
        </w:rPr>
        <w:t>link to “our team”</w:t>
      </w:r>
    </w:p>
    <w:p w14:paraId="762D23BE" w14:textId="77777777" w:rsidR="009427C5" w:rsidRDefault="009427C5" w:rsidP="009427C5"/>
    <w:p w14:paraId="266CCA9A" w14:textId="0383E677" w:rsidR="009427C5" w:rsidRDefault="009427C5" w:rsidP="009427C5">
      <w:r>
        <w:t>________________________________________</w:t>
      </w:r>
    </w:p>
    <w:p w14:paraId="36A546F2" w14:textId="77777777" w:rsidR="009427C5" w:rsidRDefault="009427C5" w:rsidP="009427C5">
      <w:r>
        <w:t>Get in Touch</w:t>
      </w:r>
    </w:p>
    <w:p w14:paraId="7D9F72F3" w14:textId="77777777" w:rsidR="009427C5" w:rsidRDefault="009427C5" w:rsidP="009427C5">
      <w:r>
        <w:t>Start the Conversation</w:t>
      </w:r>
    </w:p>
    <w:p w14:paraId="6909C797" w14:textId="55C341A9" w:rsidR="009427C5" w:rsidDel="00DC3C72" w:rsidRDefault="00DC3C72" w:rsidP="009427C5">
      <w:pPr>
        <w:rPr>
          <w:del w:id="67" w:author="Danny Peretz" w:date="2026-02-06T11:53:00Z" w16du:dateUtc="2026-02-06T09:53:00Z"/>
        </w:rPr>
      </w:pPr>
      <w:ins w:id="68" w:author="Danny Peretz" w:date="2026-02-06T11:53:00Z" w16du:dateUtc="2026-02-06T09:53:00Z">
        <w:r w:rsidRPr="00DC3C72">
          <w:t>Let’s discuss the architecture of your family’s future.</w:t>
        </w:r>
        <w:r>
          <w:t xml:space="preserve"> </w:t>
        </w:r>
      </w:ins>
      <w:del w:id="69" w:author="Danny Peretz" w:date="2026-02-06T11:53:00Z" w16du:dateUtc="2026-02-06T09:53:00Z">
        <w:r w:rsidR="009427C5" w:rsidDel="00DC3C72">
          <w:delText>Ready to experience a different caliber of wealth management?</w:delText>
        </w:r>
      </w:del>
    </w:p>
    <w:p w14:paraId="373ADAAD" w14:textId="77777777" w:rsidR="009427C5" w:rsidRDefault="009427C5" w:rsidP="009427C5">
      <w:r>
        <w:t>Contact Us -&gt;</w:t>
      </w:r>
    </w:p>
    <w:p w14:paraId="6F7A0A15" w14:textId="0D4DCECB" w:rsidR="00FF060E" w:rsidRDefault="00DC7845" w:rsidP="000A7ADA">
      <w:pPr>
        <w:rPr>
          <w:b/>
          <w:bCs/>
        </w:rPr>
      </w:pPr>
      <w:r w:rsidRPr="00DC7845">
        <w:rPr>
          <w:b/>
          <w:bCs/>
          <w:highlight w:val="yellow"/>
        </w:rPr>
        <w:t>Page: “OUR TEAM”</w:t>
      </w:r>
      <w:r w:rsidR="008B14E6">
        <w:rPr>
          <w:b/>
          <w:bCs/>
        </w:rPr>
        <w:br/>
      </w:r>
      <w:r w:rsidR="008B14E6" w:rsidRPr="008B14E6">
        <w:t xml:space="preserve">set </w:t>
      </w:r>
      <w:r w:rsidR="008B14E6">
        <w:t>new titles:</w:t>
      </w:r>
    </w:p>
    <w:p w14:paraId="3CBC87F0" w14:textId="3AB071F4" w:rsidR="00273F43" w:rsidRDefault="008B14E6" w:rsidP="00273F43">
      <w:r>
        <w:t>Daniel &amp; Gil – no change</w:t>
      </w:r>
      <w:r>
        <w:br/>
        <w:t xml:space="preserve">Benjamin Sarkisov – ‘Investment </w:t>
      </w:r>
      <w:proofErr w:type="spellStart"/>
      <w:r>
        <w:t>Mananger</w:t>
      </w:r>
      <w:proofErr w:type="spellEnd"/>
      <w:r>
        <w:t>’ -&gt; need to be # 3</w:t>
      </w:r>
      <w:r>
        <w:br/>
        <w:t>O</w:t>
      </w:r>
      <w:r w:rsidRPr="008B14E6">
        <w:t>n Goldenberg – ‘Head of Operation</w:t>
      </w:r>
      <w:proofErr w:type="gramStart"/>
      <w:r w:rsidRPr="008B14E6">
        <w:t>’</w:t>
      </w:r>
      <w:r>
        <w:t xml:space="preserve">  -</w:t>
      </w:r>
      <w:proofErr w:type="gramEnd"/>
      <w:r>
        <w:t>&gt; #4</w:t>
      </w:r>
      <w:r>
        <w:br/>
        <w:t>Dan Levy – ‘</w:t>
      </w:r>
      <w:r w:rsidRPr="008B14E6">
        <w:t>Investment &amp; Operations Associate</w:t>
      </w:r>
      <w:proofErr w:type="gramStart"/>
      <w:r>
        <w:t>’  -</w:t>
      </w:r>
      <w:proofErr w:type="gramEnd"/>
      <w:r>
        <w:t>“#5</w:t>
      </w:r>
      <w:r>
        <w:br/>
        <w:t>Alex Kromkin – ‘</w:t>
      </w:r>
      <w:r w:rsidRPr="008B14E6">
        <w:t>Head of Data &amp; Reporting</w:t>
      </w:r>
      <w:r>
        <w:t>’</w:t>
      </w:r>
      <w:r>
        <w:br/>
        <w:t xml:space="preserve">Doron Yanir – </w:t>
      </w:r>
      <w:r w:rsidR="00273F43">
        <w:t>‘Controller’</w:t>
      </w:r>
      <w:r w:rsidR="00273F43">
        <w:br/>
        <w:t>Edna Peretz – ‘</w:t>
      </w:r>
      <w:r w:rsidR="00273F43" w:rsidRPr="00273F43">
        <w:t>Head of Administration</w:t>
      </w:r>
      <w:r w:rsidR="00273F43">
        <w:t>’</w:t>
      </w:r>
    </w:p>
    <w:p w14:paraId="7410AE30" w14:textId="77777777" w:rsidR="008B14E6" w:rsidRPr="008B14E6" w:rsidRDefault="008B14E6" w:rsidP="000A7ADA"/>
    <w:p w14:paraId="54D457F5" w14:textId="3C6D328A" w:rsidR="00FF060E" w:rsidRPr="007639BB" w:rsidRDefault="00FF060E" w:rsidP="00FF060E">
      <w:pPr>
        <w:rPr>
          <w:color w:val="A02B93" w:themeColor="accent5"/>
          <w:rPrChange w:id="70" w:author="Danny Peretz" w:date="2026-02-06T11:46:00Z" w16du:dateUtc="2026-02-06T09:46:00Z">
            <w:rPr/>
          </w:rPrChange>
        </w:rPr>
      </w:pPr>
      <w:r w:rsidRPr="00DC7845">
        <w:rPr>
          <w:b/>
          <w:bCs/>
          <w:highlight w:val="yellow"/>
        </w:rPr>
        <w:t>Page Our Services-&gt; Our Values:</w:t>
      </w:r>
      <w:r>
        <w:rPr>
          <w:b/>
          <w:bCs/>
        </w:rPr>
        <w:br/>
      </w:r>
      <w:r w:rsidRPr="007639BB">
        <w:rPr>
          <w:color w:val="A02B93" w:themeColor="accent5"/>
          <w:rPrChange w:id="71" w:author="Danny Peretz" w:date="2026-02-06T11:46:00Z" w16du:dateUtc="2026-02-06T09:46:00Z">
            <w:rPr>
              <w:color w:val="EE0000"/>
            </w:rPr>
          </w:rPrChange>
        </w:rPr>
        <w:t>remove all “Value 01,02,03,04...</w:t>
      </w:r>
      <w:r w:rsidR="003B0CC6" w:rsidRPr="007639BB">
        <w:rPr>
          <w:color w:val="A02B93" w:themeColor="accent5"/>
          <w:rPrChange w:id="72" w:author="Danny Peretz" w:date="2026-02-06T11:46:00Z" w16du:dateUtc="2026-02-06T09:46:00Z">
            <w:rPr>
              <w:color w:val="EE0000"/>
            </w:rPr>
          </w:rPrChange>
        </w:rPr>
        <w:t>”</w:t>
      </w:r>
      <w:r w:rsidRPr="007639BB">
        <w:rPr>
          <w:color w:val="A02B93" w:themeColor="accent5"/>
          <w:rPrChange w:id="73" w:author="Danny Peretz" w:date="2026-02-06T11:46:00Z" w16du:dateUtc="2026-02-06T09:46:00Z">
            <w:rPr>
              <w:color w:val="EE0000"/>
            </w:rPr>
          </w:rPrChange>
        </w:rPr>
        <w:t xml:space="preserve">) </w:t>
      </w:r>
      <w:proofErr w:type="gramStart"/>
      <w:r w:rsidRPr="007639BB">
        <w:rPr>
          <w:color w:val="A02B93" w:themeColor="accent5"/>
          <w:rPrChange w:id="74" w:author="Danny Peretz" w:date="2026-02-06T11:46:00Z" w16du:dateUtc="2026-02-06T09:46:00Z">
            <w:rPr>
              <w:color w:val="EE0000"/>
            </w:rPr>
          </w:rPrChange>
        </w:rPr>
        <w:t>headlines !</w:t>
      </w:r>
      <w:proofErr w:type="gramEnd"/>
    </w:p>
    <w:p w14:paraId="42E8FA45" w14:textId="3F677107" w:rsidR="00FF060E" w:rsidRPr="00FF060E" w:rsidRDefault="00FF060E" w:rsidP="00FF060E">
      <w:r w:rsidRPr="00FF060E">
        <w:rPr>
          <w:b/>
          <w:bCs/>
        </w:rPr>
        <w:t>Uncompromised Objectivity</w:t>
      </w:r>
      <w:r>
        <w:rPr>
          <w:b/>
          <w:bCs/>
        </w:rPr>
        <w:t xml:space="preserve"> </w:t>
      </w:r>
      <w:r w:rsidRPr="007639BB">
        <w:rPr>
          <w:color w:val="A02B93" w:themeColor="accent5"/>
          <w:rPrChange w:id="75" w:author="Danny Peretz" w:date="2026-02-06T11:46:00Z" w16du:dateUtc="2026-02-06T09:46:00Z">
            <w:rPr>
              <w:color w:val="EE0000"/>
            </w:rPr>
          </w:rPrChange>
        </w:rPr>
        <w:t>(instead of Independence)</w:t>
      </w:r>
      <w:r>
        <w:rPr>
          <w:b/>
          <w:bCs/>
        </w:rPr>
        <w:br/>
      </w:r>
      <w:r w:rsidRPr="00FF060E">
        <w:t xml:space="preserve">Our commitment to </w:t>
      </w:r>
      <w:r>
        <w:t>objectivity</w:t>
      </w:r>
      <w:r w:rsidRPr="00FF060E">
        <w:t xml:space="preserve"> places your needs and goals at the forefront of our decision-making and actions.</w:t>
      </w:r>
    </w:p>
    <w:p w14:paraId="72CD14DD" w14:textId="77777777" w:rsidR="00FF060E" w:rsidRPr="00FF060E" w:rsidRDefault="00FF060E" w:rsidP="00FF060E">
      <w:r w:rsidRPr="00FF060E">
        <w:t>We are not owned by a bank, insurance company, or asset manager. We have no products to sell and no quotas to meet. This structural independence means we can objectively evaluate every option and recommend only what is genuinely best for your family.</w:t>
      </w:r>
    </w:p>
    <w:p w14:paraId="1E63651D" w14:textId="391502F1" w:rsidR="000A7ADA" w:rsidRDefault="00FF060E" w:rsidP="00FF060E">
      <w:pPr>
        <w:rPr>
          <w:color w:val="EE0000"/>
        </w:rPr>
      </w:pPr>
      <w:r w:rsidRPr="00FF060E">
        <w:t>When you work with FWA, you can be confident that our advice is driven solely by your interests—not by hidden incentives or corporate mandates.</w:t>
      </w:r>
      <w:r>
        <w:br/>
      </w:r>
      <w:r>
        <w:br/>
      </w:r>
      <w:r w:rsidRPr="00FF060E">
        <w:rPr>
          <w:b/>
          <w:bCs/>
        </w:rPr>
        <w:t>Radical Transparency</w:t>
      </w:r>
      <w:r>
        <w:rPr>
          <w:b/>
          <w:bCs/>
        </w:rPr>
        <w:t xml:space="preserve"> </w:t>
      </w:r>
      <w:r w:rsidRPr="007639BB">
        <w:rPr>
          <w:color w:val="A02B93" w:themeColor="accent5"/>
          <w:rPrChange w:id="76" w:author="Danny Peretz" w:date="2026-02-06T11:46:00Z" w16du:dateUtc="2026-02-06T09:46:00Z">
            <w:rPr>
              <w:color w:val="EE0000"/>
            </w:rPr>
          </w:rPrChange>
        </w:rPr>
        <w:t>(instead of Integrity)</w:t>
      </w:r>
    </w:p>
    <w:p w14:paraId="7FB4F4EF" w14:textId="2390D2FC" w:rsidR="00FF060E" w:rsidRPr="00FF060E" w:rsidRDefault="00FF060E" w:rsidP="00FF060E">
      <w:r w:rsidRPr="00FF060E">
        <w:t>Trust is built on sunlight. We believe in total clarity regarding fees, risks, and conflicts. We tell you what you need to hear—even when it’s uncomfortable—because protecting your wealth requires truth, not salesmanship</w:t>
      </w:r>
      <w:r>
        <w:t>.</w:t>
      </w:r>
    </w:p>
    <w:p w14:paraId="03F08522" w14:textId="2ACD9070" w:rsidR="00FF060E" w:rsidRDefault="004B11AD" w:rsidP="004B11AD">
      <w:pPr>
        <w:rPr>
          <w:b/>
          <w:bCs/>
        </w:rPr>
      </w:pPr>
      <w:r w:rsidRPr="004B11AD">
        <w:rPr>
          <w:b/>
          <w:bCs/>
        </w:rPr>
        <w:t xml:space="preserve">Intellectual Rigor </w:t>
      </w:r>
      <w:r w:rsidR="00FF060E" w:rsidRPr="007639BB">
        <w:rPr>
          <w:color w:val="A02B93" w:themeColor="accent5"/>
          <w:rPrChange w:id="77" w:author="Danny Peretz" w:date="2026-02-06T11:46:00Z" w16du:dateUtc="2026-02-06T09:46:00Z">
            <w:rPr>
              <w:color w:val="EE0000"/>
            </w:rPr>
          </w:rPrChange>
        </w:rPr>
        <w:t>(instead of competence)</w:t>
      </w:r>
    </w:p>
    <w:p w14:paraId="2772EE89" w14:textId="77777777" w:rsidR="00FF060E" w:rsidRDefault="00FF060E" w:rsidP="00FF060E">
      <w:r>
        <w:lastRenderedPageBreak/>
        <w:t>In a complex global market, "good enough" is a risk. We bring decades of multi-disciplinary experience—combining deep investment knowledge with legal and tax expertise—to solve problems that standard advisors often miss.</w:t>
      </w:r>
    </w:p>
    <w:p w14:paraId="7DF86EE7" w14:textId="4D196A50" w:rsidR="00FF060E" w:rsidRDefault="00FF060E" w:rsidP="00FF060E">
      <w:pPr>
        <w:rPr>
          <w:b/>
          <w:bCs/>
        </w:rPr>
      </w:pPr>
      <w:r>
        <w:t>We approach every challenge with analytical precision and continuous learning. By staying ahead of regulatory changes and market developments, we ensure your wealth strategy is always grounded in the highest standard of professional care.</w:t>
      </w:r>
    </w:p>
    <w:p w14:paraId="4D8E56AC" w14:textId="51DDDDEF" w:rsidR="004B11AD" w:rsidRPr="004B11AD" w:rsidRDefault="004B11AD" w:rsidP="004B11AD">
      <w:pPr>
        <w:rPr>
          <w:b/>
          <w:bCs/>
        </w:rPr>
      </w:pPr>
      <w:r w:rsidRPr="004B11AD">
        <w:rPr>
          <w:b/>
          <w:bCs/>
        </w:rPr>
        <w:t>Generational Mindset</w:t>
      </w:r>
      <w:r w:rsidRPr="004B11AD">
        <w:rPr>
          <w:color w:val="EE0000"/>
        </w:rPr>
        <w:t xml:space="preserve"> </w:t>
      </w:r>
      <w:r w:rsidRPr="007639BB">
        <w:rPr>
          <w:color w:val="A02B93" w:themeColor="accent5"/>
          <w:rPrChange w:id="78" w:author="Danny Peretz" w:date="2026-02-06T11:46:00Z" w16du:dateUtc="2026-02-06T09:46:00Z">
            <w:rPr>
              <w:color w:val="EE0000"/>
            </w:rPr>
          </w:rPrChange>
        </w:rPr>
        <w:t>(instead of Sustainability)</w:t>
      </w:r>
    </w:p>
    <w:p w14:paraId="689FD04F" w14:textId="19C2014E" w:rsidR="004B11AD" w:rsidRPr="004B11AD" w:rsidRDefault="004B11AD" w:rsidP="004B11AD">
      <w:r w:rsidRPr="004B11AD">
        <w:t>We don't think in quarters; we think in generations. Every decision we make is weighed against its long-term impact</w:t>
      </w:r>
      <w:r>
        <w:t>.</w:t>
      </w:r>
    </w:p>
    <w:p w14:paraId="56076002" w14:textId="77777777" w:rsidR="004B11AD" w:rsidRPr="004B11AD" w:rsidRDefault="004B11AD" w:rsidP="004B11AD">
      <w:r w:rsidRPr="004B11AD">
        <w:t>We build resilient strategies designed to endure. Our focus is on creating a legacy that survives market cycles, regulatory shifts, and family transitions, ensuring your wealth remains a source of strength for decades to come.</w:t>
      </w:r>
    </w:p>
    <w:p w14:paraId="3104E3D6" w14:textId="105AE7C1" w:rsidR="004B11AD" w:rsidRPr="007639BB" w:rsidRDefault="004B11AD" w:rsidP="004B11AD">
      <w:pPr>
        <w:rPr>
          <w:b/>
          <w:bCs/>
          <w:color w:val="A02B93" w:themeColor="accent5"/>
          <w:rPrChange w:id="79" w:author="Danny Peretz" w:date="2026-02-06T11:46:00Z" w16du:dateUtc="2026-02-06T09:46:00Z">
            <w:rPr>
              <w:b/>
              <w:bCs/>
            </w:rPr>
          </w:rPrChange>
        </w:rPr>
      </w:pPr>
      <w:r w:rsidRPr="004B11AD">
        <w:rPr>
          <w:b/>
          <w:bCs/>
        </w:rPr>
        <w:t>Total Alignment</w:t>
      </w:r>
      <w:r>
        <w:rPr>
          <w:b/>
          <w:bCs/>
        </w:rPr>
        <w:t xml:space="preserve"> </w:t>
      </w:r>
      <w:r w:rsidRPr="007639BB">
        <w:rPr>
          <w:color w:val="A02B93" w:themeColor="accent5"/>
          <w:rPrChange w:id="80" w:author="Danny Peretz" w:date="2026-02-06T11:46:00Z" w16du:dateUtc="2026-02-06T09:46:00Z">
            <w:rPr>
              <w:color w:val="EE0000"/>
            </w:rPr>
          </w:rPrChange>
        </w:rPr>
        <w:t>(instead of Alignment of Interests)</w:t>
      </w:r>
    </w:p>
    <w:p w14:paraId="463D346C" w14:textId="7028DACF" w:rsidR="004B11AD" w:rsidRPr="004B11AD" w:rsidRDefault="00C83B62" w:rsidP="004B11AD">
      <w:r w:rsidRPr="00C83B62">
        <w:t xml:space="preserve">Our compensation is solely derived from the families we serve through an established fee structure, maintaining transparency and simplicity. </w:t>
      </w:r>
      <w:r>
        <w:br/>
      </w:r>
      <w:r w:rsidR="004B11AD" w:rsidRPr="004B11AD">
        <w:t>We maintain a strict 100% Rebate Policy: any commission, distribution fee, or "retrocession" we receive from third-party affiliates is fully credited back to your account. This ensures that our financial interests are perfectly aligned with yours, as we never profit from your choices behind your back.</w:t>
      </w:r>
    </w:p>
    <w:p w14:paraId="2EFF7C3A" w14:textId="77777777" w:rsidR="00FF060E" w:rsidRDefault="00FF060E" w:rsidP="00A90447">
      <w:pPr>
        <w:rPr>
          <w:b/>
          <w:bCs/>
        </w:rPr>
      </w:pPr>
    </w:p>
    <w:p w14:paraId="472E1DE8" w14:textId="2E0E7F44" w:rsidR="004D5610" w:rsidRDefault="004D5610" w:rsidP="00A90447">
      <w:r w:rsidRPr="004D5610">
        <w:rPr>
          <w:b/>
          <w:bCs/>
          <w:highlight w:val="yellow"/>
        </w:rPr>
        <w:t>Page: Our Serv</w:t>
      </w:r>
      <w:r w:rsidR="00873063">
        <w:rPr>
          <w:b/>
          <w:bCs/>
          <w:highlight w:val="yellow"/>
        </w:rPr>
        <w:t>i</w:t>
      </w:r>
      <w:r w:rsidRPr="004D5610">
        <w:rPr>
          <w:b/>
          <w:bCs/>
          <w:highlight w:val="yellow"/>
        </w:rPr>
        <w:t xml:space="preserve">ces: Our </w:t>
      </w:r>
      <w:proofErr w:type="spellStart"/>
      <w:r w:rsidRPr="004D5610">
        <w:rPr>
          <w:b/>
          <w:bCs/>
          <w:highlight w:val="yellow"/>
        </w:rPr>
        <w:t>Philsophy</w:t>
      </w:r>
      <w:proofErr w:type="spellEnd"/>
      <w:r w:rsidR="00873063">
        <w:rPr>
          <w:b/>
          <w:bCs/>
          <w:highlight w:val="yellow"/>
        </w:rPr>
        <w:t xml:space="preserve"> &amp; Investment Philosophy</w:t>
      </w:r>
      <w:r w:rsidRPr="004D5610">
        <w:rPr>
          <w:b/>
          <w:bCs/>
          <w:highlight w:val="yellow"/>
        </w:rPr>
        <w:t>:</w:t>
      </w:r>
      <w:r w:rsidR="00891EC0">
        <w:rPr>
          <w:b/>
          <w:bCs/>
        </w:rPr>
        <w:t xml:space="preserve"> </w:t>
      </w:r>
      <w:hyperlink r:id="rId11" w:history="1">
        <w:r w:rsidR="00891EC0" w:rsidRPr="00891EC0">
          <w:rPr>
            <w:rStyle w:val="Hyperlink"/>
          </w:rPr>
          <w:t>https://abhijeetrayy.github.io/fwa/philosophy.html</w:t>
        </w:r>
      </w:hyperlink>
    </w:p>
    <w:p w14:paraId="17FA4CBD" w14:textId="794F7FA0" w:rsidR="00891EC0" w:rsidRPr="00891EC0" w:rsidRDefault="00891EC0" w:rsidP="00A90447">
      <w:r>
        <w:t>Copy the whole content of this page to “investment philosophy” page</w:t>
      </w:r>
      <w:r w:rsidR="00873063">
        <w:t>:</w:t>
      </w:r>
    </w:p>
    <w:p w14:paraId="406092B0" w14:textId="2244D3E1" w:rsidR="00891EC0" w:rsidRDefault="00891EC0" w:rsidP="00A90447">
      <w:hyperlink r:id="rId12" w:history="1">
        <w:r w:rsidRPr="00681111">
          <w:rPr>
            <w:rStyle w:val="Hyperlink"/>
          </w:rPr>
          <w:t>https://abhijeetrayy.github.io/fwa/investment-philosophy.html</w:t>
        </w:r>
      </w:hyperlink>
    </w:p>
    <w:p w14:paraId="2B3D6CD3" w14:textId="71E53046" w:rsidR="00891EC0" w:rsidRDefault="00891EC0" w:rsidP="00891EC0">
      <w:r>
        <w:t>delete the current content of “investment philosophy” page (evidence base, risk-reward etc) and replace it with the current content of “philosophy” page.</w:t>
      </w:r>
    </w:p>
    <w:p w14:paraId="5E6ACAF2" w14:textId="17BD8D2B" w:rsidR="00891EC0" w:rsidRDefault="00891EC0" w:rsidP="00891EC0">
      <w:r>
        <w:t xml:space="preserve">Remove the whole section of </w:t>
      </w:r>
      <w:r w:rsidR="000448DF">
        <w:t>‘</w:t>
      </w:r>
      <w:r>
        <w:t>process</w:t>
      </w:r>
      <w:r w:rsidR="000448DF">
        <w:t>’</w:t>
      </w:r>
      <w:r>
        <w:t xml:space="preserve"> – “</w:t>
      </w:r>
      <w:r w:rsidRPr="00891EC0">
        <w:t>How We Implement</w:t>
      </w:r>
      <w:r>
        <w:t>”</w:t>
      </w:r>
    </w:p>
    <w:p w14:paraId="501C3A73" w14:textId="5DDD71F4" w:rsidR="00891EC0" w:rsidRDefault="00891EC0" w:rsidP="00891EC0">
      <w:r>
        <w:t>Replace the warren buffet quote with “</w:t>
      </w:r>
      <w:r w:rsidRPr="00891EC0">
        <w:t>Someone is sitting in the shade today because someone planted a tree a long time ago.</w:t>
      </w:r>
      <w:r>
        <w:t>”  (</w:t>
      </w:r>
      <w:proofErr w:type="gramStart"/>
      <w:r>
        <w:t>also</w:t>
      </w:r>
      <w:proofErr w:type="gramEnd"/>
      <w:r>
        <w:t xml:space="preserve"> of buffet).</w:t>
      </w:r>
    </w:p>
    <w:p w14:paraId="4758FB72" w14:textId="2F58EAA1" w:rsidR="00873063" w:rsidRPr="00873063" w:rsidRDefault="000448DF" w:rsidP="00873063">
      <w:pPr>
        <w:rPr>
          <w:b/>
          <w:bCs/>
        </w:rPr>
      </w:pPr>
      <w:r w:rsidRPr="000448DF">
        <w:rPr>
          <w:b/>
          <w:bCs/>
          <w:highlight w:val="yellow"/>
        </w:rPr>
        <w:t xml:space="preserve">New </w:t>
      </w:r>
      <w:r w:rsidR="00873063" w:rsidRPr="000448DF">
        <w:rPr>
          <w:b/>
          <w:bCs/>
          <w:highlight w:val="yellow"/>
        </w:rPr>
        <w:t xml:space="preserve">Page Title: </w:t>
      </w:r>
      <w:r w:rsidRPr="000448DF">
        <w:rPr>
          <w:b/>
          <w:bCs/>
          <w:highlight w:val="yellow"/>
        </w:rPr>
        <w:t>change “Our Philosophy” page to “</w:t>
      </w:r>
      <w:r w:rsidR="00873063" w:rsidRPr="000448DF">
        <w:rPr>
          <w:b/>
          <w:bCs/>
          <w:highlight w:val="yellow"/>
        </w:rPr>
        <w:t>Our Approach</w:t>
      </w:r>
      <w:r w:rsidRPr="000448DF">
        <w:rPr>
          <w:b/>
          <w:bCs/>
          <w:highlight w:val="yellow"/>
        </w:rPr>
        <w:t>”</w:t>
      </w:r>
      <w:r>
        <w:rPr>
          <w:b/>
          <w:bCs/>
        </w:rPr>
        <w:t>:</w:t>
      </w:r>
    </w:p>
    <w:p w14:paraId="3BB323B9" w14:textId="77777777" w:rsidR="00873063" w:rsidRPr="00873063" w:rsidRDefault="00873063" w:rsidP="00873063">
      <w:pPr>
        <w:rPr>
          <w:b/>
          <w:bCs/>
        </w:rPr>
      </w:pPr>
      <w:r w:rsidRPr="00873063">
        <w:rPr>
          <w:b/>
          <w:bCs/>
        </w:rPr>
        <w:t>Headline: The Architecture of Wealth</w:t>
      </w:r>
    </w:p>
    <w:p w14:paraId="626E4BD8" w14:textId="77777777" w:rsidR="00873063" w:rsidRPr="00873063" w:rsidRDefault="00873063" w:rsidP="00873063">
      <w:r w:rsidRPr="00873063">
        <w:rPr>
          <w:b/>
          <w:bCs/>
        </w:rPr>
        <w:t>Introduction:</w:t>
      </w:r>
      <w:r w:rsidRPr="00873063">
        <w:t xml:space="preserve"> Wealth is not just about investment returns; it’s about the integration of every financial decision you make. We act as your Personal CFO, </w:t>
      </w:r>
      <w:r w:rsidRPr="00873063">
        <w:lastRenderedPageBreak/>
        <w:t>connecting the dots between your legal structures, tax strategies, and family goals to create a unified ecosystem.</w:t>
      </w:r>
    </w:p>
    <w:p w14:paraId="3C607CEE" w14:textId="77777777" w:rsidR="00873063" w:rsidRPr="00873063" w:rsidRDefault="00873063" w:rsidP="00873063">
      <w:r w:rsidRPr="00873063">
        <w:rPr>
          <w:b/>
          <w:bCs/>
        </w:rPr>
        <w:t>The 3 Pillars of Our Approach:</w:t>
      </w:r>
    </w:p>
    <w:p w14:paraId="5CA579AC" w14:textId="12344BD5" w:rsidR="00873063" w:rsidRPr="00873063" w:rsidDel="0084242F" w:rsidRDefault="00873063" w:rsidP="0084242F">
      <w:pPr>
        <w:rPr>
          <w:del w:id="81" w:author="Danny Peretz" w:date="2026-02-06T12:12:00Z" w16du:dateUtc="2026-02-06T10:12:00Z"/>
        </w:rPr>
      </w:pPr>
      <w:r w:rsidRPr="00873063">
        <w:rPr>
          <w:b/>
          <w:bCs/>
        </w:rPr>
        <w:t xml:space="preserve">1. </w:t>
      </w:r>
      <w:ins w:id="82" w:author="Danny Peretz" w:date="2026-02-06T12:12:00Z">
        <w:r w:rsidR="0084242F" w:rsidRPr="0084242F">
          <w:rPr>
            <w:b/>
            <w:bCs/>
          </w:rPr>
          <w:t xml:space="preserve">Total </w:t>
        </w:r>
        <w:proofErr w:type="spellStart"/>
        <w:r w:rsidR="0084242F" w:rsidRPr="0084242F">
          <w:rPr>
            <w:b/>
            <w:bCs/>
          </w:rPr>
          <w:t>Alignment</w:t>
        </w:r>
      </w:ins>
      <w:del w:id="83" w:author="Danny Peretz" w:date="2026-02-06T12:12:00Z" w16du:dateUtc="2026-02-06T10:12:00Z">
        <w:r w:rsidRPr="00873063" w:rsidDel="0084242F">
          <w:rPr>
            <w:b/>
            <w:bCs/>
          </w:rPr>
          <w:delText>Integration (The Glue)</w:delText>
        </w:r>
        <w:r w:rsidRPr="00873063" w:rsidDel="0084242F">
          <w:delText xml:space="preserve"> </w:delText>
        </w:r>
      </w:del>
      <w:ins w:id="84" w:author="Danny Peretz" w:date="2026-02-06T12:12:00Z">
        <w:r w:rsidR="0084242F" w:rsidRPr="0084242F">
          <w:t>Most</w:t>
        </w:r>
        <w:proofErr w:type="spellEnd"/>
        <w:r w:rsidR="0084242F" w:rsidRPr="0084242F">
          <w:t xml:space="preserve"> families struggle with fragmented advice—bankers, accountants, and lawyers working in silos. We act as the central conductor, coordinating all your advisors to ensure every decision serves a single, unified strategy.</w:t>
        </w:r>
      </w:ins>
      <w:del w:id="85" w:author="Danny Peretz" w:date="2026-02-06T12:12:00Z" w16du:dateUtc="2026-02-06T10:12:00Z">
        <w:r w:rsidRPr="00873063" w:rsidDel="0084242F">
          <w:delText>Most families have a disconnected team: a banker, an accountant, and a lawyer who rarely speak to each other. We sit in the center, coordinating all your advisors to ensure everyone is working toward the same strategic vision.</w:delText>
        </w:r>
      </w:del>
    </w:p>
    <w:p w14:paraId="533992B3" w14:textId="7A6BF99A" w:rsidR="00873063" w:rsidRPr="00873063" w:rsidDel="0084242F" w:rsidRDefault="00873063" w:rsidP="0084242F">
      <w:pPr>
        <w:rPr>
          <w:del w:id="86" w:author="Danny Peretz" w:date="2026-02-06T12:13:00Z" w16du:dateUtc="2026-02-06T10:13:00Z"/>
        </w:rPr>
      </w:pPr>
      <w:r w:rsidRPr="00873063">
        <w:rPr>
          <w:b/>
          <w:bCs/>
        </w:rPr>
        <w:t xml:space="preserve">2. Risk Management </w:t>
      </w:r>
      <w:ins w:id="87" w:author="Danny Peretz" w:date="2026-02-06T12:13:00Z">
        <w:r w:rsidR="0084242F" w:rsidRPr="0084242F">
          <w:rPr>
            <w:rPrChange w:id="88" w:author="Danny Peretz" w:date="2026-02-06T12:13:00Z" w16du:dateUtc="2026-02-06T10:13:00Z">
              <w:rPr>
                <w:b/>
                <w:bCs/>
              </w:rPr>
            </w:rPrChange>
          </w:rPr>
          <w:t xml:space="preserve">True risk extends beyond market volatility. We build </w:t>
        </w:r>
        <w:proofErr w:type="spellStart"/>
        <w:r w:rsidR="0084242F" w:rsidRPr="0084242F">
          <w:rPr>
            <w:rPrChange w:id="89" w:author="Danny Peretz" w:date="2026-02-06T12:13:00Z" w16du:dateUtc="2026-02-06T10:13:00Z">
              <w:rPr>
                <w:b/>
                <w:bCs/>
              </w:rPr>
            </w:rPrChange>
          </w:rPr>
          <w:t>defenses</w:t>
        </w:r>
        <w:proofErr w:type="spellEnd"/>
        <w:r w:rsidR="0084242F" w:rsidRPr="0084242F">
          <w:rPr>
            <w:rPrChange w:id="90" w:author="Danny Peretz" w:date="2026-02-06T12:13:00Z" w16du:dateUtc="2026-02-06T10:13:00Z">
              <w:rPr>
                <w:b/>
                <w:bCs/>
              </w:rPr>
            </w:rPrChange>
          </w:rPr>
          <w:t xml:space="preserve"> against the silent </w:t>
        </w:r>
        <w:proofErr w:type="spellStart"/>
        <w:r w:rsidR="0084242F" w:rsidRPr="0084242F">
          <w:rPr>
            <w:rPrChange w:id="91" w:author="Danny Peretz" w:date="2026-02-06T12:13:00Z" w16du:dateUtc="2026-02-06T10:13:00Z">
              <w:rPr>
                <w:b/>
                <w:bCs/>
              </w:rPr>
            </w:rPrChange>
          </w:rPr>
          <w:t>eroders</w:t>
        </w:r>
        <w:proofErr w:type="spellEnd"/>
        <w:r w:rsidR="0084242F" w:rsidRPr="0084242F">
          <w:rPr>
            <w:rPrChange w:id="92" w:author="Danny Peretz" w:date="2026-02-06T12:13:00Z" w16du:dateUtc="2026-02-06T10:13:00Z">
              <w:rPr>
                <w:b/>
                <w:bCs/>
              </w:rPr>
            </w:rPrChange>
          </w:rPr>
          <w:t xml:space="preserve"> of wealth: inflation, tax inefficiency, liability, and emotional decision-making. Our goal is not just growth, but the certainty that your capital survives</w:t>
        </w:r>
        <w:r w:rsidR="0084242F" w:rsidRPr="0084242F">
          <w:rPr>
            <w:b/>
            <w:bCs/>
          </w:rPr>
          <w:t>.</w:t>
        </w:r>
      </w:ins>
      <w:del w:id="93" w:author="Danny Peretz" w:date="2026-02-06T12:13:00Z" w16du:dateUtc="2026-02-06T10:13:00Z">
        <w:r w:rsidRPr="00873063" w:rsidDel="0084242F">
          <w:rPr>
            <w:b/>
            <w:bCs/>
          </w:rPr>
          <w:delText>(The Shield)</w:delText>
        </w:r>
        <w:r w:rsidRPr="00873063" w:rsidDel="0084242F">
          <w:delText xml:space="preserve"> We redefine risk. It’s not just about market volatility. We protect your wealth against inflation, excessive taxation, litigation, and behavioral mistakes—ensuring your capital survives for generations.</w:delText>
        </w:r>
      </w:del>
    </w:p>
    <w:p w14:paraId="62BDC759" w14:textId="1F55BB7B" w:rsidR="00873063" w:rsidRPr="00873063" w:rsidRDefault="00873063" w:rsidP="0084242F">
      <w:r w:rsidRPr="00873063">
        <w:rPr>
          <w:b/>
          <w:bCs/>
        </w:rPr>
        <w:t xml:space="preserve">3. </w:t>
      </w:r>
      <w:ins w:id="94" w:author="Danny Peretz" w:date="2026-02-06T12:14:00Z">
        <w:r w:rsidR="0084242F" w:rsidRPr="0084242F">
          <w:rPr>
            <w:b/>
            <w:bCs/>
          </w:rPr>
          <w:t>Clarity &amp; Control</w:t>
        </w:r>
      </w:ins>
      <w:ins w:id="95" w:author="Danny Peretz" w:date="2026-02-06T12:14:00Z" w16du:dateUtc="2026-02-06T10:14:00Z">
        <w:r w:rsidR="0084242F">
          <w:rPr>
            <w:rFonts w:hint="cs"/>
            <w:b/>
            <w:bCs/>
            <w:rtl/>
          </w:rPr>
          <w:t xml:space="preserve"> </w:t>
        </w:r>
      </w:ins>
      <w:del w:id="96" w:author="Danny Peretz" w:date="2026-02-06T12:14:00Z" w16du:dateUtc="2026-02-06T10:14:00Z">
        <w:r w:rsidRPr="00873063" w:rsidDel="0084242F">
          <w:rPr>
            <w:b/>
            <w:bCs/>
          </w:rPr>
          <w:delText>Simplicity (The Clarity)</w:delText>
        </w:r>
        <w:r w:rsidRPr="00873063" w:rsidDel="0084242F">
          <w:delText xml:space="preserve"> </w:delText>
        </w:r>
      </w:del>
      <w:ins w:id="97" w:author="Danny Peretz" w:date="2026-02-06T12:14:00Z" w16du:dateUtc="2026-02-06T10:14:00Z">
        <w:r w:rsidR="0084242F" w:rsidRPr="0084242F">
          <w:t>Complexity is the enemy of execution. We aggregate your entire balance sheet—across all banks, jurisdictions, and asset classes—into a single, transparent view. We replace administrative chaos with the clear data you need to make confident decisions.</w:t>
        </w:r>
      </w:ins>
      <w:del w:id="98" w:author="Danny Peretz" w:date="2026-02-06T12:14:00Z" w16du:dateUtc="2026-02-06T10:14:00Z">
        <w:r w:rsidRPr="00873063" w:rsidDel="0084242F">
          <w:delText>Complexity is the enemy of execution. We aggregate all your assets—across all banks and jurisdictions—into one clear, bottom-line report. You get the clarity you need to make decisions without the administrative headache.</w:delText>
        </w:r>
      </w:del>
    </w:p>
    <w:p w14:paraId="374B186C" w14:textId="4BADFC83" w:rsidR="004D5610" w:rsidRPr="0084242F" w:rsidRDefault="0084242F" w:rsidP="0084242F">
      <w:pPr>
        <w:rPr>
          <w:b/>
          <w:bCs/>
          <w:lang w:val="en-US"/>
          <w:rPrChange w:id="99" w:author="Danny Peretz" w:date="2026-02-06T12:19:00Z" w16du:dateUtc="2026-02-06T10:19:00Z">
            <w:rPr>
              <w:b/>
              <w:bCs/>
            </w:rPr>
          </w:rPrChange>
        </w:rPr>
      </w:pPr>
      <w:ins w:id="100" w:author="Danny Peretz" w:date="2026-02-06T12:20:00Z" w16du:dateUtc="2026-02-06T10:20:00Z">
        <w:r>
          <w:rPr>
            <w:b/>
            <w:bCs/>
            <w:lang w:val="en-US"/>
          </w:rPr>
          <w:t xml:space="preserve">REPLACE THE CURRENT QUOTE (WARREN BUFFET) to: </w:t>
        </w:r>
        <w:r>
          <w:rPr>
            <w:b/>
            <w:bCs/>
            <w:lang w:val="en-US"/>
          </w:rPr>
          <w:br/>
        </w:r>
      </w:ins>
      <w:ins w:id="101" w:author="Danny Peretz" w:date="2026-02-06T12:20:00Z">
        <w:r w:rsidRPr="0084242F">
          <w:rPr>
            <w:b/>
            <w:bCs/>
          </w:rPr>
          <w:t>"Risk comes from not knowing what you are doing." — Warren Buffett</w:t>
        </w:r>
      </w:ins>
    </w:p>
    <w:p w14:paraId="2D8B40D2" w14:textId="3772AC86" w:rsidR="000448DF" w:rsidDel="001C512F" w:rsidRDefault="000A7ADA" w:rsidP="000448DF">
      <w:pPr>
        <w:rPr>
          <w:del w:id="102" w:author="Danny Peretz" w:date="2026-02-06T12:22:00Z" w16du:dateUtc="2026-02-06T10:22:00Z"/>
          <w:b/>
          <w:bCs/>
        </w:rPr>
      </w:pPr>
      <w:r w:rsidRPr="000A7ADA">
        <w:rPr>
          <w:b/>
          <w:bCs/>
          <w:highlight w:val="yellow"/>
        </w:rPr>
        <w:t>Page: Our Services –&gt; Our services:</w:t>
      </w:r>
      <w:r w:rsidR="000448DF">
        <w:rPr>
          <w:b/>
          <w:bCs/>
        </w:rPr>
        <w:br/>
      </w:r>
      <w:ins w:id="103" w:author="Danny Peretz" w:date="2026-02-06T12:22:00Z" w16du:dateUtc="2026-02-06T10:22:00Z">
        <w:r w:rsidR="001C512F" w:rsidRPr="001C512F">
          <w:rPr>
            <w:b/>
            <w:bCs/>
          </w:rPr>
          <w:t xml:space="preserve">Orchestrating Your Financial </w:t>
        </w:r>
        <w:proofErr w:type="spellStart"/>
        <w:r w:rsidR="001C512F" w:rsidRPr="001C512F">
          <w:rPr>
            <w:b/>
            <w:bCs/>
          </w:rPr>
          <w:t>Life</w:t>
        </w:r>
      </w:ins>
      <w:del w:id="104" w:author="Danny Peretz" w:date="2026-02-06T12:22:00Z" w16du:dateUtc="2026-02-06T10:22:00Z">
        <w:r w:rsidR="000448DF" w:rsidRPr="000448DF" w:rsidDel="001C512F">
          <w:rPr>
            <w:b/>
            <w:bCs/>
          </w:rPr>
          <w:delText>Comprehensive Family Office Services</w:delText>
        </w:r>
      </w:del>
    </w:p>
    <w:p w14:paraId="2971E68B" w14:textId="305D4085" w:rsidR="001C512F" w:rsidRPr="001C512F" w:rsidRDefault="001C512F" w:rsidP="001C512F">
      <w:pPr>
        <w:rPr>
          <w:ins w:id="105" w:author="Danny Peretz" w:date="2026-02-06T12:26:00Z" w16du:dateUtc="2026-02-06T10:26:00Z"/>
          <w:rPrChange w:id="106" w:author="Danny Peretz" w:date="2026-02-06T12:26:00Z" w16du:dateUtc="2026-02-06T10:26:00Z">
            <w:rPr>
              <w:ins w:id="107" w:author="Danny Peretz" w:date="2026-02-06T12:26:00Z" w16du:dateUtc="2026-02-06T10:26:00Z"/>
              <w:b/>
              <w:bCs/>
            </w:rPr>
          </w:rPrChange>
        </w:rPr>
      </w:pPr>
      <w:ins w:id="108" w:author="Danny Peretz" w:date="2026-02-06T12:26:00Z" w16du:dateUtc="2026-02-06T10:26:00Z">
        <w:r w:rsidRPr="001C512F">
          <w:rPr>
            <w:rPrChange w:id="109" w:author="Danny Peretz" w:date="2026-02-06T12:26:00Z" w16du:dateUtc="2026-02-06T10:26:00Z">
              <w:rPr>
                <w:b/>
                <w:bCs/>
              </w:rPr>
            </w:rPrChange>
          </w:rPr>
          <w:t>Replace</w:t>
        </w:r>
        <w:proofErr w:type="spellEnd"/>
        <w:r w:rsidRPr="001C512F">
          <w:rPr>
            <w:rPrChange w:id="110" w:author="Danny Peretz" w:date="2026-02-06T12:26:00Z" w16du:dateUtc="2026-02-06T10:26:00Z">
              <w:rPr>
                <w:b/>
                <w:bCs/>
              </w:rPr>
            </w:rPrChange>
          </w:rPr>
          <w:t xml:space="preserve"> </w:t>
        </w:r>
        <w:r>
          <w:t>“</w:t>
        </w:r>
      </w:ins>
      <w:ins w:id="111" w:author="Danny Peretz" w:date="2026-02-06T12:26:00Z">
        <w:r w:rsidRPr="001C512F">
          <w:t>In an era of global economic shifts, we provide the architectural framework for a successful wealth strategy. Our services are categorized into three core pillars.</w:t>
        </w:r>
      </w:ins>
      <w:ins w:id="112" w:author="Danny Peretz" w:date="2026-02-06T12:26:00Z" w16du:dateUtc="2026-02-06T10:26:00Z">
        <w:r>
          <w:t xml:space="preserve">” </w:t>
        </w:r>
        <w:proofErr w:type="gramStart"/>
        <w:r>
          <w:t>Wi</w:t>
        </w:r>
      </w:ins>
      <w:ins w:id="113" w:author="Danny Peretz" w:date="2026-02-06T12:27:00Z" w16du:dateUtc="2026-02-06T10:27:00Z">
        <w:r>
          <w:t>th :</w:t>
        </w:r>
        <w:proofErr w:type="gramEnd"/>
        <w:r>
          <w:br/>
        </w:r>
      </w:ins>
      <w:ins w:id="114" w:author="Danny Peretz" w:date="2026-02-06T12:27:00Z">
        <w:r w:rsidRPr="001C512F">
          <w:t>We provide the architectural framework for your family enterprise—integrating investment, tax, and legacy strategies into a single, cohesive plan.</w:t>
        </w:r>
      </w:ins>
    </w:p>
    <w:p w14:paraId="3236B61D" w14:textId="6B91B10D" w:rsidR="000A7ADA" w:rsidRPr="000448DF" w:rsidRDefault="000A7ADA" w:rsidP="001C512F">
      <w:pPr>
        <w:rPr>
          <w:b/>
          <w:bCs/>
          <w:color w:val="EE0000"/>
        </w:rPr>
      </w:pPr>
      <w:proofErr w:type="spellStart"/>
      <w:r w:rsidRPr="000A7ADA">
        <w:rPr>
          <w:b/>
          <w:bCs/>
        </w:rPr>
        <w:t>Your</w:t>
      </w:r>
      <w:proofErr w:type="spellEnd"/>
      <w:r w:rsidRPr="000A7ADA">
        <w:rPr>
          <w:b/>
          <w:bCs/>
        </w:rPr>
        <w:t xml:space="preserve"> Personal CFO:</w:t>
      </w:r>
      <w:r w:rsidR="000448DF">
        <w:rPr>
          <w:b/>
          <w:bCs/>
        </w:rPr>
        <w:t xml:space="preserve">                                       </w:t>
      </w:r>
      <w:r w:rsidR="000448DF">
        <w:rPr>
          <w:b/>
          <w:bCs/>
          <w:color w:val="EE0000"/>
        </w:rPr>
        <w:t>keep the current photo.</w:t>
      </w:r>
    </w:p>
    <w:p w14:paraId="77F53E63" w14:textId="2AA9FBB2" w:rsidR="000A7ADA" w:rsidRPr="000A7ADA" w:rsidRDefault="000A7ADA" w:rsidP="000A7ADA">
      <w:r w:rsidRPr="000A7ADA">
        <w:rPr>
          <w:b/>
          <w:bCs/>
        </w:rPr>
        <w:t>The Framework for Generational Wealth</w:t>
      </w:r>
      <w:r w:rsidRPr="000A7ADA">
        <w:t xml:space="preserve"> </w:t>
      </w:r>
      <w:r>
        <w:rPr>
          <w:rtl/>
        </w:rPr>
        <w:br/>
      </w:r>
      <w:r w:rsidRPr="000A7ADA">
        <w:t>We replace the chaos of multiple providers with a single, integrated strategy.</w:t>
      </w:r>
    </w:p>
    <w:p w14:paraId="7C5D5C8D" w14:textId="77777777" w:rsidR="000A7ADA" w:rsidRPr="000A7ADA" w:rsidRDefault="000A7ADA" w:rsidP="000A7ADA">
      <w:r w:rsidRPr="000A7ADA">
        <w:lastRenderedPageBreak/>
        <w:t>Instead of selling products, we offer orchestration. We coordinate every aspect of your financial life—investments, tax, legal, and governance—into one unified ecosystem.</w:t>
      </w:r>
    </w:p>
    <w:p w14:paraId="24B4784C" w14:textId="77777777" w:rsidR="000A7ADA" w:rsidRPr="000A7ADA" w:rsidRDefault="00000000" w:rsidP="000A7ADA">
      <w:r>
        <w:pict w14:anchorId="2A8DC193">
          <v:rect id="_x0000_i1025" style="width:0;height:1.5pt" o:hralign="center" o:hrstd="t" o:hr="t" fillcolor="#a0a0a0" stroked="f"/>
        </w:pict>
      </w:r>
    </w:p>
    <w:p w14:paraId="3A77C4D1" w14:textId="77777777" w:rsidR="000A7ADA" w:rsidRPr="000A7ADA" w:rsidRDefault="000A7ADA" w:rsidP="000A7ADA">
      <w:pPr>
        <w:rPr>
          <w:b/>
          <w:bCs/>
        </w:rPr>
      </w:pPr>
      <w:r w:rsidRPr="000A7ADA">
        <w:rPr>
          <w:b/>
          <w:bCs/>
        </w:rPr>
        <w:t>The 3 Pillars of Service</w:t>
      </w:r>
    </w:p>
    <w:p w14:paraId="3E893EC4" w14:textId="77777777" w:rsidR="00D32D73" w:rsidRDefault="00D32D73" w:rsidP="00D32D73">
      <w:pPr>
        <w:rPr>
          <w:i/>
          <w:iCs/>
          <w:color w:val="EE0000"/>
        </w:rPr>
      </w:pPr>
      <w:r w:rsidRPr="00D32D73">
        <w:rPr>
          <w:i/>
          <w:iCs/>
          <w:color w:val="EE0000"/>
        </w:rPr>
        <w:t xml:space="preserve">(Design note: </w:t>
      </w:r>
      <w:r>
        <w:rPr>
          <w:i/>
          <w:iCs/>
          <w:color w:val="EE0000"/>
        </w:rPr>
        <w:t xml:space="preserve">Please </w:t>
      </w:r>
      <w:r w:rsidRPr="00D32D73">
        <w:rPr>
          <w:i/>
          <w:iCs/>
          <w:color w:val="EE0000"/>
        </w:rPr>
        <w:t>display this as 3 side-by-side boxes with short bullet points)</w:t>
      </w:r>
    </w:p>
    <w:p w14:paraId="1279733C" w14:textId="18910B62" w:rsidR="00D32D73" w:rsidRDefault="001C512F" w:rsidP="001C512F">
      <w:pPr>
        <w:pStyle w:val="ListParagraph"/>
        <w:numPr>
          <w:ilvl w:val="0"/>
          <w:numId w:val="10"/>
        </w:numPr>
        <w:tabs>
          <w:tab w:val="num" w:pos="720"/>
        </w:tabs>
      </w:pPr>
      <w:ins w:id="115" w:author="Danny Peretz" w:date="2026-02-06T12:27:00Z">
        <w:r w:rsidRPr="001C512F">
          <w:rPr>
            <w:b/>
            <w:bCs/>
          </w:rPr>
          <w:t>Wealth Structuring</w:t>
        </w:r>
      </w:ins>
      <w:del w:id="116" w:author="Danny Peretz" w:date="2026-02-06T12:27:00Z" w16du:dateUtc="2026-02-06T10:27:00Z">
        <w:r w:rsidR="000A7ADA" w:rsidRPr="00D32D73" w:rsidDel="001C512F">
          <w:rPr>
            <w:b/>
            <w:bCs/>
          </w:rPr>
          <w:delText xml:space="preserve">Integrated Planning </w:delText>
        </w:r>
      </w:del>
      <w:r w:rsidR="00D32D73" w:rsidRPr="00D32D73">
        <w:rPr>
          <w:b/>
          <w:bCs/>
        </w:rPr>
        <w:t>-</w:t>
      </w:r>
      <w:r w:rsidR="000A7ADA" w:rsidRPr="000A7ADA">
        <w:t xml:space="preserve"> </w:t>
      </w:r>
      <w:r w:rsidR="00D32D73" w:rsidRPr="00D32D73">
        <w:t>The foundation of sound wealth management begins with understanding the complete picture and creating a cohesive strategy</w:t>
      </w:r>
    </w:p>
    <w:p w14:paraId="0EE1B1D6" w14:textId="08CDD78C" w:rsidR="000A7ADA" w:rsidRPr="000A7ADA" w:rsidRDefault="000A7ADA" w:rsidP="001C512F">
      <w:pPr>
        <w:pStyle w:val="ListParagraph"/>
        <w:numPr>
          <w:ilvl w:val="0"/>
          <w:numId w:val="11"/>
        </w:numPr>
        <w:tabs>
          <w:tab w:val="num" w:pos="720"/>
        </w:tabs>
      </w:pPr>
      <w:r w:rsidRPr="00D32D73">
        <w:rPr>
          <w:b/>
          <w:bCs/>
        </w:rPr>
        <w:t>Holistic Wealth Strategy:</w:t>
      </w:r>
      <w:r w:rsidRPr="000A7ADA">
        <w:t xml:space="preserve"> </w:t>
      </w:r>
      <w:ins w:id="117" w:author="Danny Peretz" w:date="2026-02-06T12:28:00Z">
        <w:r w:rsidR="001C512F" w:rsidRPr="001C512F">
          <w:t>We look beyond liquid assets to include real estate, private business interests, and liabilities in one unified strategy.</w:t>
        </w:r>
      </w:ins>
      <w:del w:id="118" w:author="Danny Peretz" w:date="2026-02-06T12:28:00Z" w16du:dateUtc="2026-02-06T10:28:00Z">
        <w:r w:rsidRPr="000A7ADA" w:rsidDel="001C512F">
          <w:delText>Analyzing your entire balance sheet to set clear, actionable long-term goals.</w:delText>
        </w:r>
      </w:del>
    </w:p>
    <w:p w14:paraId="037012AC" w14:textId="6E70C713" w:rsidR="000A7ADA" w:rsidRPr="000A7ADA" w:rsidDel="001C512F" w:rsidRDefault="000A7ADA" w:rsidP="000A7ADA">
      <w:pPr>
        <w:numPr>
          <w:ilvl w:val="0"/>
          <w:numId w:val="6"/>
        </w:numPr>
        <w:rPr>
          <w:del w:id="119" w:author="Danny Peretz" w:date="2026-02-06T12:28:00Z" w16du:dateUtc="2026-02-06T10:28:00Z"/>
        </w:rPr>
      </w:pPr>
      <w:del w:id="120" w:author="Danny Peretz" w:date="2026-02-06T12:28:00Z" w16du:dateUtc="2026-02-06T10:28:00Z">
        <w:r w:rsidRPr="000A7ADA" w:rsidDel="001C512F">
          <w:rPr>
            <w:b/>
            <w:bCs/>
          </w:rPr>
          <w:delText>Tax &amp; Estate Optimization:</w:delText>
        </w:r>
        <w:r w:rsidRPr="000A7ADA" w:rsidDel="001C512F">
          <w:delText xml:space="preserve"> Proactive planning to minimize liabilities and ensure smooth wealth transfer to the next generation.</w:delText>
        </w:r>
      </w:del>
    </w:p>
    <w:p w14:paraId="7D88FF3C" w14:textId="5436D1D9" w:rsidR="000A7ADA" w:rsidRPr="000A7ADA" w:rsidRDefault="000A7ADA" w:rsidP="001C512F">
      <w:pPr>
        <w:numPr>
          <w:ilvl w:val="0"/>
          <w:numId w:val="6"/>
        </w:numPr>
      </w:pPr>
      <w:r w:rsidRPr="000A7ADA">
        <w:rPr>
          <w:b/>
          <w:bCs/>
        </w:rPr>
        <w:t>Family Governance:</w:t>
      </w:r>
      <w:r w:rsidRPr="000A7ADA">
        <w:t xml:space="preserve"> </w:t>
      </w:r>
      <w:ins w:id="121" w:author="Danny Peretz" w:date="2026-02-06T12:29:00Z">
        <w:r w:rsidR="001C512F" w:rsidRPr="001C512F">
          <w:t>Creating the decision-making framework that prevents conflict and prepares the next generation for stewardship.</w:t>
        </w:r>
      </w:ins>
      <w:del w:id="122" w:author="Danny Peretz" w:date="2026-02-06T12:29:00Z" w16du:dateUtc="2026-02-06T10:29:00Z">
        <w:r w:rsidRPr="000A7ADA" w:rsidDel="001C512F">
          <w:delText>Establishing decision-making protocols to prevent conflict and prepare heirs for leadership</w:delText>
        </w:r>
      </w:del>
      <w:r w:rsidRPr="000A7ADA">
        <w:t>.</w:t>
      </w:r>
    </w:p>
    <w:p w14:paraId="0BB4AE31" w14:textId="3FD06C1A" w:rsidR="000A7ADA" w:rsidRPr="000A7ADA" w:rsidRDefault="000A7ADA" w:rsidP="000A7ADA">
      <w:r w:rsidRPr="000A7ADA">
        <w:rPr>
          <w:b/>
          <w:bCs/>
        </w:rPr>
        <w:t xml:space="preserve">2. Investment Management </w:t>
      </w:r>
      <w:del w:id="123" w:author="Danny Peretz" w:date="2026-02-06T12:29:00Z" w16du:dateUtc="2026-02-06T10:29:00Z">
        <w:r w:rsidRPr="000A7ADA" w:rsidDel="001C512F">
          <w:rPr>
            <w:b/>
            <w:bCs/>
          </w:rPr>
          <w:delText>(The Engine)</w:delText>
        </w:r>
        <w:r w:rsidRPr="000A7ADA" w:rsidDel="001C512F">
          <w:delText xml:space="preserve"> </w:delText>
        </w:r>
      </w:del>
      <w:r w:rsidRPr="000A7ADA">
        <w:t>Evidence-based investing designed to preserve wealth across market cycles.</w:t>
      </w:r>
    </w:p>
    <w:p w14:paraId="2D8B37FD" w14:textId="77777777" w:rsidR="000A7ADA" w:rsidRPr="000A7ADA" w:rsidRDefault="000A7ADA" w:rsidP="000A7ADA">
      <w:pPr>
        <w:numPr>
          <w:ilvl w:val="0"/>
          <w:numId w:val="7"/>
        </w:numPr>
      </w:pPr>
      <w:r w:rsidRPr="000A7ADA">
        <w:rPr>
          <w:b/>
          <w:bCs/>
        </w:rPr>
        <w:t>Smart Asset Allocation:</w:t>
      </w:r>
      <w:r w:rsidRPr="000A7ADA">
        <w:t xml:space="preserve"> Custom portfolios tailored to your risk tolerance and liquidity needs.</w:t>
      </w:r>
    </w:p>
    <w:p w14:paraId="50EFA280" w14:textId="77777777" w:rsidR="000A7ADA" w:rsidRPr="000A7ADA" w:rsidRDefault="000A7ADA" w:rsidP="000A7ADA">
      <w:pPr>
        <w:numPr>
          <w:ilvl w:val="0"/>
          <w:numId w:val="7"/>
        </w:numPr>
      </w:pPr>
      <w:r w:rsidRPr="000A7ADA">
        <w:rPr>
          <w:b/>
          <w:bCs/>
        </w:rPr>
        <w:t>Institutional Access:</w:t>
      </w:r>
      <w:r w:rsidRPr="000A7ADA">
        <w:t xml:space="preserve"> Opening doors to top-tier alternative investments (Private Equity, Real Estate, Private Credit).</w:t>
      </w:r>
    </w:p>
    <w:p w14:paraId="1439EE2E" w14:textId="181FBF52" w:rsidR="000A7ADA" w:rsidRPr="000A7ADA" w:rsidRDefault="000A7ADA" w:rsidP="001C512F">
      <w:pPr>
        <w:numPr>
          <w:ilvl w:val="0"/>
          <w:numId w:val="7"/>
        </w:numPr>
      </w:pPr>
      <w:r w:rsidRPr="000A7ADA">
        <w:rPr>
          <w:b/>
          <w:bCs/>
        </w:rPr>
        <w:t>Objective Manager Selection:</w:t>
      </w:r>
      <w:r w:rsidRPr="000A7ADA">
        <w:t xml:space="preserve"> </w:t>
      </w:r>
      <w:ins w:id="124" w:author="Danny Peretz" w:date="2026-02-06T12:30:00Z">
        <w:r w:rsidR="001C512F" w:rsidRPr="001C512F">
          <w:t>Open Architecture: We are not tied to any bank or fund. We ruthlessly select best-in-class managers solely for your benefit.</w:t>
        </w:r>
      </w:ins>
      <w:del w:id="125" w:author="Danny Peretz" w:date="2026-02-06T12:30:00Z" w16du:dateUtc="2026-02-06T10:30:00Z">
        <w:r w:rsidRPr="000A7ADA" w:rsidDel="001C512F">
          <w:delText xml:space="preserve">We are not married to any bank or fund. We select the best performers for </w:delText>
        </w:r>
        <w:r w:rsidRPr="000A7ADA" w:rsidDel="001C512F">
          <w:rPr>
            <w:i/>
            <w:iCs/>
          </w:rPr>
          <w:delText>you</w:delText>
        </w:r>
        <w:r w:rsidRPr="000A7ADA" w:rsidDel="001C512F">
          <w:delText>.</w:delText>
        </w:r>
      </w:del>
    </w:p>
    <w:p w14:paraId="0D7320D9" w14:textId="1B8D2FC0" w:rsidR="000A7ADA" w:rsidRPr="000A7ADA" w:rsidDel="0004518E" w:rsidRDefault="000A7ADA" w:rsidP="0004518E">
      <w:pPr>
        <w:rPr>
          <w:del w:id="126" w:author="Danny Peretz" w:date="2026-02-06T12:41:00Z" w16du:dateUtc="2026-02-06T10:41:00Z"/>
        </w:rPr>
      </w:pPr>
      <w:r w:rsidRPr="000A7ADA">
        <w:rPr>
          <w:b/>
          <w:bCs/>
        </w:rPr>
        <w:t xml:space="preserve">3. </w:t>
      </w:r>
      <w:del w:id="127" w:author="Danny Peretz" w:date="2026-02-06T12:34:00Z" w16du:dateUtc="2026-02-06T10:34:00Z">
        <w:r w:rsidRPr="000A7ADA" w:rsidDel="0004518E">
          <w:rPr>
            <w:b/>
            <w:bCs/>
          </w:rPr>
          <w:delText xml:space="preserve">Execution </w:delText>
        </w:r>
      </w:del>
      <w:ins w:id="128" w:author="Danny Peretz" w:date="2026-02-06T12:34:00Z" w16du:dateUtc="2026-02-06T10:34:00Z">
        <w:r w:rsidR="0004518E">
          <w:rPr>
            <w:b/>
            <w:bCs/>
          </w:rPr>
          <w:t>Implementation</w:t>
        </w:r>
        <w:r w:rsidR="0004518E" w:rsidRPr="000A7ADA">
          <w:rPr>
            <w:b/>
            <w:bCs/>
          </w:rPr>
          <w:t xml:space="preserve"> </w:t>
        </w:r>
      </w:ins>
      <w:r w:rsidRPr="000A7ADA">
        <w:rPr>
          <w:b/>
          <w:bCs/>
        </w:rPr>
        <w:t xml:space="preserve">&amp; Oversight </w:t>
      </w:r>
      <w:del w:id="129" w:author="Danny Peretz" w:date="2026-02-06T12:31:00Z" w16du:dateUtc="2026-02-06T10:31:00Z">
        <w:r w:rsidRPr="000A7ADA" w:rsidDel="001C512F">
          <w:rPr>
            <w:b/>
            <w:bCs/>
          </w:rPr>
          <w:delText>(The Peace of Mind)</w:delText>
        </w:r>
        <w:r w:rsidRPr="000A7ADA" w:rsidDel="001C512F">
          <w:delText xml:space="preserve"> </w:delText>
        </w:r>
      </w:del>
      <w:del w:id="130" w:author="Danny Peretz" w:date="2026-02-06T12:41:00Z" w16du:dateUtc="2026-02-06T10:41:00Z">
        <w:r w:rsidRPr="000A7ADA" w:rsidDel="0004518E">
          <w:delText>We handle the complexity so you can enjoy your life.</w:delText>
        </w:r>
      </w:del>
      <w:ins w:id="131" w:author="Danny Peretz" w:date="2026-02-06T12:41:00Z" w16du:dateUtc="2026-02-06T10:41:00Z">
        <w:r w:rsidR="0004518E">
          <w:t xml:space="preserve">  </w:t>
        </w:r>
      </w:ins>
      <w:ins w:id="132" w:author="Danny Peretz" w:date="2026-02-06T12:41:00Z">
        <w:r w:rsidR="0004518E" w:rsidRPr="0004518E">
          <w:t xml:space="preserve">We translate strategy into action, handling the precise execution of trades, logistics, and operational oversight on your </w:t>
        </w:r>
        <w:proofErr w:type="spellStart"/>
        <w:r w:rsidR="0004518E" w:rsidRPr="0004518E">
          <w:t>behalf.</w:t>
        </w:r>
      </w:ins>
    </w:p>
    <w:p w14:paraId="1DACE4A3" w14:textId="40599922" w:rsidR="0004518E" w:rsidRPr="0004518E" w:rsidRDefault="0004518E" w:rsidP="0004518E">
      <w:pPr>
        <w:rPr>
          <w:ins w:id="133" w:author="Danny Peretz" w:date="2026-02-06T12:36:00Z" w16du:dateUtc="2026-02-06T10:36:00Z"/>
          <w:rPrChange w:id="134" w:author="Danny Peretz" w:date="2026-02-06T12:36:00Z" w16du:dateUtc="2026-02-06T10:36:00Z">
            <w:rPr>
              <w:ins w:id="135" w:author="Danny Peretz" w:date="2026-02-06T12:36:00Z" w16du:dateUtc="2026-02-06T10:36:00Z"/>
              <w:b/>
              <w:bCs/>
            </w:rPr>
          </w:rPrChange>
        </w:rPr>
        <w:pPrChange w:id="136" w:author="Danny Peretz" w:date="2026-02-06T12:41:00Z" w16du:dateUtc="2026-02-06T10:41:00Z">
          <w:pPr>
            <w:numPr>
              <w:numId w:val="8"/>
            </w:numPr>
            <w:tabs>
              <w:tab w:val="num" w:pos="720"/>
            </w:tabs>
            <w:ind w:left="720" w:hanging="360"/>
          </w:pPr>
        </w:pPrChange>
      </w:pPr>
      <w:ins w:id="137" w:author="Danny Peretz" w:date="2026-02-06T12:36:00Z">
        <w:r w:rsidRPr="0004518E">
          <w:rPr>
            <w:b/>
            <w:bCs/>
          </w:rPr>
          <w:t>Seamless</w:t>
        </w:r>
        <w:proofErr w:type="spellEnd"/>
        <w:r w:rsidRPr="0004518E">
          <w:rPr>
            <w:b/>
            <w:bCs/>
          </w:rPr>
          <w:t xml:space="preserve"> Trade Execution</w:t>
        </w:r>
      </w:ins>
      <w:ins w:id="138" w:author="Danny Peretz" w:date="2026-02-06T12:36:00Z" w16du:dateUtc="2026-02-06T10:36:00Z">
        <w:r>
          <w:rPr>
            <w:b/>
            <w:bCs/>
          </w:rPr>
          <w:t>:</w:t>
        </w:r>
      </w:ins>
      <w:ins w:id="139" w:author="Danny Peretz" w:date="2026-02-06T12:36:00Z">
        <w:r w:rsidRPr="0004518E">
          <w:t xml:space="preserve"> We don't just advise; we implement. We handle all </w:t>
        </w:r>
      </w:ins>
      <w:ins w:id="140" w:author="Danny Peretz" w:date="2026-02-06T12:36:00Z" w16du:dateUtc="2026-02-06T10:36:00Z">
        <w:r>
          <w:t>trading</w:t>
        </w:r>
      </w:ins>
      <w:ins w:id="141" w:author="Danny Peretz" w:date="2026-02-06T12:36:00Z">
        <w:r w:rsidRPr="0004518E">
          <w:t xml:space="preserve"> orders, capital calls, and subscription documents directly with your banks and custodians, ensuring decisions are executed swiftly and accurately.</w:t>
        </w:r>
      </w:ins>
    </w:p>
    <w:p w14:paraId="14BFD8E9" w14:textId="49C6ABFB" w:rsidR="000A7ADA" w:rsidRPr="000A7ADA" w:rsidRDefault="000A7ADA" w:rsidP="000A7ADA">
      <w:pPr>
        <w:numPr>
          <w:ilvl w:val="0"/>
          <w:numId w:val="8"/>
        </w:numPr>
      </w:pPr>
      <w:r w:rsidRPr="000A7ADA">
        <w:rPr>
          <w:b/>
          <w:bCs/>
        </w:rPr>
        <w:lastRenderedPageBreak/>
        <w:t>Consolidated Reporting:</w:t>
      </w:r>
      <w:r w:rsidRPr="000A7ADA">
        <w:t xml:space="preserve"> </w:t>
      </w:r>
      <w:ins w:id="142" w:author="Danny Peretz" w:date="2026-02-06T12:37:00Z" w16du:dateUtc="2026-02-06T10:37:00Z">
        <w:r w:rsidR="0004518E" w:rsidRPr="0004518E">
          <w:t>One-Page Clarity: We aggregate every account, currency, and asset class into a single, transparent report, giving you a true bottom-line view of your wealth.</w:t>
        </w:r>
      </w:ins>
      <w:del w:id="143" w:author="Danny Peretz" w:date="2026-02-06T12:37:00Z" w16du:dateUtc="2026-02-06T10:37:00Z">
        <w:r w:rsidRPr="000A7ADA" w:rsidDel="0004518E">
          <w:delText>One clear bottom line. We aggregate all your accounts from all banks into a single, easy-to-read report</w:delText>
        </w:r>
      </w:del>
      <w:r w:rsidRPr="000A7ADA">
        <w:t>.</w:t>
      </w:r>
    </w:p>
    <w:p w14:paraId="1EF11F57" w14:textId="77777777" w:rsidR="000A7ADA" w:rsidRDefault="000A7ADA" w:rsidP="000A7ADA">
      <w:pPr>
        <w:numPr>
          <w:ilvl w:val="0"/>
          <w:numId w:val="8"/>
        </w:numPr>
        <w:rPr>
          <w:ins w:id="144" w:author="Danny Peretz" w:date="2026-02-06T12:43:00Z" w16du:dateUtc="2026-02-06T10:43:00Z"/>
        </w:rPr>
      </w:pPr>
      <w:r w:rsidRPr="000A7ADA">
        <w:rPr>
          <w:b/>
          <w:bCs/>
        </w:rPr>
        <w:t>Provider Coordination:</w:t>
      </w:r>
      <w:r w:rsidRPr="000A7ADA">
        <w:t xml:space="preserve"> We manage your lawyers, accountants, and bankers to ensure everyone works in sync.</w:t>
      </w:r>
    </w:p>
    <w:p w14:paraId="65F767C5" w14:textId="6762D013" w:rsidR="0004518E" w:rsidRPr="000A7ADA" w:rsidRDefault="0004518E" w:rsidP="0004518E">
      <w:pPr>
        <w:numPr>
          <w:ilvl w:val="0"/>
          <w:numId w:val="8"/>
        </w:numPr>
      </w:pPr>
      <w:ins w:id="145" w:author="Danny Peretz" w:date="2026-02-06T12:43:00Z" w16du:dateUtc="2026-02-06T10:43:00Z">
        <w:r>
          <w:rPr>
            <w:b/>
            <w:bCs/>
          </w:rPr>
          <w:t>Wealth Administration:</w:t>
        </w:r>
        <w:r>
          <w:t xml:space="preserve">  </w:t>
        </w:r>
      </w:ins>
      <w:ins w:id="146" w:author="Danny Peretz" w:date="2026-02-06T12:44:00Z">
        <w:r w:rsidRPr="0004518E">
          <w:t>We manage the administrative backbone of your financial life—coordinating tax filings, maintaining documentation, and ensuring all legal entities remain compliant and up to date.</w:t>
        </w:r>
      </w:ins>
    </w:p>
    <w:p w14:paraId="234C0507" w14:textId="0F1B20FF" w:rsidR="000A7ADA" w:rsidRPr="000A7ADA" w:rsidDel="0004518E" w:rsidRDefault="000A7ADA" w:rsidP="000A7ADA">
      <w:pPr>
        <w:numPr>
          <w:ilvl w:val="0"/>
          <w:numId w:val="8"/>
        </w:numPr>
        <w:rPr>
          <w:del w:id="147" w:author="Danny Peretz" w:date="2026-02-06T12:37:00Z" w16du:dateUtc="2026-02-06T10:37:00Z"/>
        </w:rPr>
      </w:pPr>
      <w:del w:id="148" w:author="Danny Peretz" w:date="2026-02-06T12:37:00Z" w16du:dateUtc="2026-02-06T10:37:00Z">
        <w:r w:rsidRPr="000A7ADA" w:rsidDel="0004518E">
          <w:rPr>
            <w:b/>
            <w:bCs/>
          </w:rPr>
          <w:delText>Administrative Concierge:</w:delText>
        </w:r>
        <w:r w:rsidRPr="000A7ADA" w:rsidDel="0004518E">
          <w:delText xml:space="preserve"> From bill payments to document management, we act as your logistical shield.</w:delText>
        </w:r>
      </w:del>
    </w:p>
    <w:p w14:paraId="3669AEC4" w14:textId="77777777" w:rsidR="000A7ADA" w:rsidRPr="000A7ADA" w:rsidRDefault="00000000" w:rsidP="000A7ADA">
      <w:r>
        <w:pict w14:anchorId="1B47F2B4">
          <v:rect id="_x0000_i1026" style="width:0;height:1.5pt" o:hralign="center" o:hrstd="t" o:hr="t" fillcolor="#a0a0a0" stroked="f"/>
        </w:pict>
      </w:r>
    </w:p>
    <w:p w14:paraId="0F626B26" w14:textId="77B8B34E" w:rsidR="000A7ADA" w:rsidRPr="000A7ADA" w:rsidRDefault="000A7ADA" w:rsidP="000A7ADA">
      <w:pPr>
        <w:rPr>
          <w:b/>
          <w:bCs/>
        </w:rPr>
      </w:pPr>
      <w:r w:rsidRPr="000A7ADA">
        <w:rPr>
          <w:b/>
          <w:bCs/>
        </w:rPr>
        <w:t xml:space="preserve">How We Work </w:t>
      </w:r>
    </w:p>
    <w:p w14:paraId="4DB55164" w14:textId="4C4A8CDF" w:rsidR="000A7ADA" w:rsidRPr="0004518E" w:rsidRDefault="00D32D73" w:rsidP="000A7ADA">
      <w:pPr>
        <w:rPr>
          <w:color w:val="A02B93" w:themeColor="accent5"/>
          <w:lang w:val="en-US"/>
          <w:rPrChange w:id="149" w:author="Danny Peretz" w:date="2026-02-06T12:41:00Z" w16du:dateUtc="2026-02-06T10:41:00Z">
            <w:rPr>
              <w:color w:val="EE0000"/>
              <w:lang w:val="en-US"/>
            </w:rPr>
          </w:rPrChange>
        </w:rPr>
      </w:pPr>
      <w:r w:rsidRPr="0004518E">
        <w:rPr>
          <w:i/>
          <w:iCs/>
          <w:color w:val="A02B93" w:themeColor="accent5"/>
          <w:lang w:val="en-US"/>
          <w:rPrChange w:id="150" w:author="Danny Peretz" w:date="2026-02-06T12:41:00Z" w16du:dateUtc="2026-02-06T10:41:00Z">
            <w:rPr>
              <w:i/>
              <w:iCs/>
              <w:color w:val="EE0000"/>
              <w:lang w:val="en-US"/>
            </w:rPr>
          </w:rPrChange>
        </w:rPr>
        <w:t>Instead of 5 stages I summarized it into 3 clear stages</w:t>
      </w:r>
    </w:p>
    <w:p w14:paraId="40005932" w14:textId="057BC60B" w:rsidR="000A7ADA" w:rsidRPr="000A7ADA" w:rsidDel="0079275F" w:rsidRDefault="000A7ADA" w:rsidP="0079275F">
      <w:pPr>
        <w:numPr>
          <w:ilvl w:val="0"/>
          <w:numId w:val="9"/>
        </w:numPr>
        <w:rPr>
          <w:del w:id="151" w:author="Danny Peretz" w:date="2026-02-06T12:45:00Z" w16du:dateUtc="2026-02-06T10:45:00Z"/>
        </w:rPr>
      </w:pPr>
      <w:del w:id="152" w:author="Danny Peretz" w:date="2026-02-06T12:45:00Z" w16du:dateUtc="2026-02-06T10:45:00Z">
        <w:r w:rsidRPr="0079275F" w:rsidDel="0079275F">
          <w:rPr>
            <w:b/>
            <w:bCs/>
          </w:rPr>
          <w:delText>Discovery</w:delText>
        </w:r>
      </w:del>
      <w:ins w:id="153" w:author="Danny Peretz" w:date="2026-02-06T12:45:00Z" w16du:dateUtc="2026-02-06T10:45:00Z">
        <w:r w:rsidR="0079275F" w:rsidRPr="0079275F">
          <w:rPr>
            <w:b/>
            <w:bCs/>
          </w:rPr>
          <w:t>Diagnostic</w:t>
        </w:r>
      </w:ins>
      <w:r w:rsidRPr="0079275F">
        <w:rPr>
          <w:b/>
          <w:bCs/>
        </w:rPr>
        <w:t>:</w:t>
      </w:r>
      <w:r w:rsidRPr="000A7ADA">
        <w:t xml:space="preserve"> </w:t>
      </w:r>
      <w:ins w:id="154" w:author="Danny Peretz" w:date="2026-02-06T12:45:00Z">
        <w:r w:rsidR="0079275F" w:rsidRPr="0079275F">
          <w:t xml:space="preserve">We start with a comprehensive audit of your financial life. We </w:t>
        </w:r>
        <w:proofErr w:type="spellStart"/>
        <w:r w:rsidR="0079275F" w:rsidRPr="0079275F">
          <w:t>analyze</w:t>
        </w:r>
        <w:proofErr w:type="spellEnd"/>
        <w:r w:rsidR="0079275F" w:rsidRPr="0079275F">
          <w:t xml:space="preserve"> your balance sheet, legal structures, fees, and family dynamics to understand exactly where you stand—and uncover risks you may not see.</w:t>
        </w:r>
      </w:ins>
      <w:ins w:id="155" w:author="Danny Peretz" w:date="2026-02-06T12:45:00Z" w16du:dateUtc="2026-02-06T10:45:00Z">
        <w:r w:rsidR="0079275F">
          <w:t xml:space="preserve"> </w:t>
        </w:r>
      </w:ins>
      <w:del w:id="156" w:author="Danny Peretz" w:date="2026-02-06T12:45:00Z" w16du:dateUtc="2026-02-06T10:45:00Z">
        <w:r w:rsidRPr="000A7ADA" w:rsidDel="0079275F">
          <w:delText>We listen. We deep-dive into your family’s history, values, and financial picture.</w:delText>
        </w:r>
      </w:del>
    </w:p>
    <w:p w14:paraId="686AB445" w14:textId="62A29D84" w:rsidR="000A7ADA" w:rsidRPr="000A7ADA" w:rsidDel="0079275F" w:rsidRDefault="000A7ADA" w:rsidP="0079275F">
      <w:pPr>
        <w:numPr>
          <w:ilvl w:val="0"/>
          <w:numId w:val="9"/>
        </w:numPr>
        <w:rPr>
          <w:del w:id="157" w:author="Danny Peretz" w:date="2026-02-06T12:46:00Z" w16du:dateUtc="2026-02-06T10:46:00Z"/>
        </w:rPr>
      </w:pPr>
      <w:r w:rsidRPr="0079275F">
        <w:rPr>
          <w:b/>
          <w:bCs/>
        </w:rPr>
        <w:t>Strategy:</w:t>
      </w:r>
      <w:r w:rsidRPr="000A7ADA">
        <w:t xml:space="preserve"> </w:t>
      </w:r>
      <w:ins w:id="158" w:author="Danny Peretz" w:date="2026-02-06T12:46:00Z">
        <w:r w:rsidR="0079275F" w:rsidRPr="0079275F">
          <w:t xml:space="preserve">We design your Master Plan. You receive a unified strategy that connects your tax, investment, and legacy goals into a single, clear roadmap—replacing fragmented advice with a cohesive </w:t>
        </w:r>
        <w:proofErr w:type="spellStart"/>
        <w:r w:rsidR="0079275F" w:rsidRPr="0079275F">
          <w:t>vision.</w:t>
        </w:r>
      </w:ins>
      <w:del w:id="159" w:author="Danny Peretz" w:date="2026-02-06T12:46:00Z" w16du:dateUtc="2026-02-06T10:46:00Z">
        <w:r w:rsidRPr="000A7ADA" w:rsidDel="0079275F">
          <w:delText>We build. You get a comprehensive "Wealth Blueprint" covering all assets and liabilities.</w:delText>
        </w:r>
      </w:del>
    </w:p>
    <w:p w14:paraId="6092A47D" w14:textId="49BF235A" w:rsidR="000A7ADA" w:rsidRPr="000A7ADA" w:rsidRDefault="0079275F" w:rsidP="0079275F">
      <w:pPr>
        <w:numPr>
          <w:ilvl w:val="0"/>
          <w:numId w:val="9"/>
        </w:numPr>
      </w:pPr>
      <w:ins w:id="160" w:author="Danny Peretz" w:date="2026-02-06T12:46:00Z">
        <w:r w:rsidRPr="0079275F">
          <w:rPr>
            <w:b/>
            <w:bCs/>
          </w:rPr>
          <w:t>Implementation</w:t>
        </w:r>
      </w:ins>
      <w:proofErr w:type="spellEnd"/>
      <w:del w:id="161" w:author="Danny Peretz" w:date="2026-02-06T12:46:00Z" w16du:dateUtc="2026-02-06T10:46:00Z">
        <w:r w:rsidR="000A7ADA" w:rsidRPr="0079275F" w:rsidDel="0079275F">
          <w:rPr>
            <w:b/>
            <w:bCs/>
          </w:rPr>
          <w:delText>Execution</w:delText>
        </w:r>
      </w:del>
      <w:r w:rsidR="000A7ADA" w:rsidRPr="0079275F">
        <w:rPr>
          <w:b/>
          <w:bCs/>
        </w:rPr>
        <w:t>:</w:t>
      </w:r>
      <w:r w:rsidR="000A7ADA" w:rsidRPr="000A7ADA">
        <w:t xml:space="preserve"> </w:t>
      </w:r>
      <w:ins w:id="162" w:author="Danny Peretz" w:date="2026-02-06T12:46:00Z">
        <w:r w:rsidRPr="0079275F">
          <w:t>We turn the plan into action. We execute trades, open accounts, and coordinate with your legal and tax teams—handling the operational heavy lifting to ensure the strategy is executed precisely.</w:t>
        </w:r>
      </w:ins>
      <w:del w:id="163" w:author="Danny Peretz" w:date="2026-02-06T12:46:00Z" w16du:dateUtc="2026-02-06T10:46:00Z">
        <w:r w:rsidR="000A7ADA" w:rsidRPr="000A7ADA" w:rsidDel="0079275F">
          <w:delText>We lead. We implement the plan, coordinate providers, and monitor everything ongoing.</w:delText>
        </w:r>
      </w:del>
    </w:p>
    <w:p w14:paraId="24ADF93C" w14:textId="77777777" w:rsidR="000A7ADA" w:rsidRDefault="000A7ADA" w:rsidP="00A90447"/>
    <w:p w14:paraId="22AE9EF1" w14:textId="1A656FF2" w:rsidR="00776F45" w:rsidDel="0079275F" w:rsidRDefault="00776F45" w:rsidP="00A90447">
      <w:pPr>
        <w:rPr>
          <w:del w:id="164" w:author="Danny Peretz" w:date="2026-02-06T12:45:00Z" w16du:dateUtc="2026-02-06T10:45:00Z"/>
        </w:rPr>
      </w:pPr>
    </w:p>
    <w:p w14:paraId="42E05598" w14:textId="77777777" w:rsidR="00776F45" w:rsidRDefault="00776F45" w:rsidP="00A90447"/>
    <w:p w14:paraId="4CAD8C6A" w14:textId="77777777" w:rsidR="00776F45" w:rsidRDefault="00776F45" w:rsidP="00A90447"/>
    <w:p w14:paraId="016D5BDF" w14:textId="77777777" w:rsidR="00776F45" w:rsidRDefault="00776F45" w:rsidP="00A90447"/>
    <w:p w14:paraId="147958B4" w14:textId="24057C18" w:rsidR="00776F45" w:rsidRDefault="00866C40" w:rsidP="00A90447">
      <w:pPr>
        <w:rPr>
          <w:b/>
          <w:bCs/>
        </w:rPr>
      </w:pPr>
      <w:r>
        <w:rPr>
          <w:b/>
          <w:bCs/>
          <w:highlight w:val="yellow"/>
        </w:rPr>
        <w:lastRenderedPageBreak/>
        <w:t xml:space="preserve">Page </w:t>
      </w:r>
      <w:r w:rsidR="00776F45" w:rsidRPr="00776F45">
        <w:rPr>
          <w:b/>
          <w:bCs/>
          <w:highlight w:val="yellow"/>
        </w:rPr>
        <w:t>Family office menu: delete all 3 pages (what is family office, do i need family office, choosing the right family office)</w:t>
      </w:r>
    </w:p>
    <w:p w14:paraId="6B712B1F" w14:textId="3E9AC875" w:rsidR="00776F45" w:rsidRDefault="00776F45" w:rsidP="00A90447">
      <w:r>
        <w:t xml:space="preserve">Create one page under “Family </w:t>
      </w:r>
      <w:proofErr w:type="gramStart"/>
      <w:r>
        <w:t>Office”  -</w:t>
      </w:r>
      <w:proofErr w:type="gramEnd"/>
      <w:r>
        <w:t xml:space="preserve"> </w:t>
      </w:r>
      <w:r w:rsidRPr="00776F45">
        <w:rPr>
          <w:b/>
          <w:bCs/>
        </w:rPr>
        <w:t>“Family Office Essential”</w:t>
      </w:r>
    </w:p>
    <w:p w14:paraId="687CF76E" w14:textId="77777777" w:rsidR="00776F45" w:rsidRPr="00776F45" w:rsidRDefault="00776F45" w:rsidP="00776F45">
      <w:r w:rsidRPr="00776F45">
        <w:t>Hero Section</w:t>
      </w:r>
    </w:p>
    <w:p w14:paraId="1D2D1872" w14:textId="77777777" w:rsidR="00776F45" w:rsidRPr="00776F45" w:rsidRDefault="00776F45" w:rsidP="00776F45">
      <w:r w:rsidRPr="00776F45">
        <w:t>Title: The Private Office Standard Subtitle: Move beyond traditional banking. Experience the precision of a Personal CFO.</w:t>
      </w:r>
    </w:p>
    <w:p w14:paraId="660F8CF4" w14:textId="02EBE565" w:rsidR="00776F45" w:rsidRPr="00866C40" w:rsidRDefault="00866C40" w:rsidP="00776F45">
      <w:pPr>
        <w:rPr>
          <w:i/>
          <w:iCs/>
          <w:color w:val="215E99" w:themeColor="text2" w:themeTint="BF"/>
        </w:rPr>
      </w:pPr>
      <w:r w:rsidRPr="00866C40">
        <w:rPr>
          <w:i/>
          <w:iCs/>
          <w:color w:val="215E99" w:themeColor="text2" w:themeTint="BF"/>
        </w:rPr>
        <w:tab/>
      </w:r>
      <w:r w:rsidRPr="00866C40">
        <w:rPr>
          <w:i/>
          <w:iCs/>
          <w:color w:val="215E99" w:themeColor="text2" w:themeTint="BF"/>
        </w:rPr>
        <w:tab/>
      </w:r>
      <w:r w:rsidRPr="00866C40">
        <w:rPr>
          <w:i/>
          <w:iCs/>
          <w:color w:val="215E99" w:themeColor="text2" w:themeTint="BF"/>
        </w:rPr>
        <w:tab/>
      </w:r>
      <w:r w:rsidRPr="00866C40">
        <w:rPr>
          <w:i/>
          <w:iCs/>
          <w:color w:val="215E99" w:themeColor="text2" w:themeTint="BF"/>
        </w:rPr>
        <w:tab/>
        <w:t>Photo: “</w:t>
      </w:r>
      <w:r>
        <w:rPr>
          <w:i/>
          <w:iCs/>
          <w:color w:val="215E99" w:themeColor="text2" w:themeTint="BF"/>
        </w:rPr>
        <w:t>Meeting Room</w:t>
      </w:r>
      <w:r w:rsidRPr="00866C40">
        <w:rPr>
          <w:i/>
          <w:iCs/>
          <w:color w:val="215E99" w:themeColor="text2" w:themeTint="BF"/>
        </w:rPr>
        <w:t>” – attached.</w:t>
      </w:r>
    </w:p>
    <w:p w14:paraId="52FF870A" w14:textId="78F3D478" w:rsidR="00866C40" w:rsidRPr="00866C40" w:rsidRDefault="00776F45" w:rsidP="00866C40">
      <w:pPr>
        <w:rPr>
          <w:i/>
          <w:iCs/>
          <w:color w:val="215E99" w:themeColor="text2" w:themeTint="BF"/>
        </w:rPr>
      </w:pPr>
      <w:r w:rsidRPr="00776F45">
        <w:t xml:space="preserve">Section 1: </w:t>
      </w:r>
      <w:r w:rsidRPr="00776F45">
        <w:rPr>
          <w:b/>
          <w:bCs/>
        </w:rPr>
        <w:t xml:space="preserve">What is a Family Office? </w:t>
      </w:r>
      <w:r w:rsidR="00866C40">
        <w:rPr>
          <w:rFonts w:hint="cs"/>
          <w:b/>
          <w:bCs/>
          <w:rtl/>
        </w:rPr>
        <w:t>-</w:t>
      </w:r>
      <w:r w:rsidR="00866C40">
        <w:rPr>
          <w:b/>
          <w:bCs/>
          <w:lang w:val="en-US"/>
        </w:rPr>
        <w:t xml:space="preserve"> </w:t>
      </w:r>
      <w:r w:rsidR="00866C40" w:rsidRPr="00866C40">
        <w:rPr>
          <w:i/>
          <w:iCs/>
          <w:color w:val="215E99" w:themeColor="text2" w:themeTint="BF"/>
        </w:rPr>
        <w:t>Photo: “</w:t>
      </w:r>
      <w:r w:rsidR="004140D3">
        <w:rPr>
          <w:i/>
          <w:iCs/>
          <w:color w:val="215E99" w:themeColor="text2" w:themeTint="BF"/>
          <w:lang w:val="en-US"/>
        </w:rPr>
        <w:t>Tree Photo</w:t>
      </w:r>
      <w:r w:rsidR="00866C40" w:rsidRPr="00866C40">
        <w:rPr>
          <w:i/>
          <w:iCs/>
          <w:color w:val="215E99" w:themeColor="text2" w:themeTint="BF"/>
        </w:rPr>
        <w:t>” – attached.</w:t>
      </w:r>
    </w:p>
    <w:p w14:paraId="628DAC49" w14:textId="5DFEE0AD" w:rsidR="00776F45" w:rsidRPr="00776F45" w:rsidRDefault="00776F45" w:rsidP="00776F45">
      <w:r w:rsidRPr="00776F45">
        <w:t xml:space="preserve">Headline: Your Financial Ecosystem, Unified. A Family Office is not just wealth management; it is wealth architecture. While traditional banks </w:t>
      </w:r>
      <w:r>
        <w:t xml:space="preserve">and agents </w:t>
      </w:r>
      <w:r w:rsidRPr="00776F45">
        <w:t>focus on selling products, a Family Office focuses on integrating strategy with direct execution. We act as your "Personal CFO," coordinating your entire financial life—investments, tax, legal, and estate—into a single, coherent strategy.</w:t>
      </w:r>
    </w:p>
    <w:p w14:paraId="498576FD" w14:textId="2BC3CBA2" w:rsidR="00776F45" w:rsidRPr="00776F45" w:rsidRDefault="00776F45" w:rsidP="00776F45">
      <w:pPr>
        <w:rPr>
          <w:rtl/>
        </w:rPr>
      </w:pPr>
      <w:r w:rsidRPr="00776F45">
        <w:t xml:space="preserve">Section 2: </w:t>
      </w:r>
      <w:r w:rsidRPr="00776F45">
        <w:rPr>
          <w:b/>
          <w:bCs/>
        </w:rPr>
        <w:t>The Checklist</w:t>
      </w:r>
      <w:r w:rsidRPr="004140D3">
        <w:rPr>
          <w:i/>
          <w:iCs/>
          <w:color w:val="215E99" w:themeColor="text2" w:themeTint="BF"/>
        </w:rPr>
        <w:t xml:space="preserve"> </w:t>
      </w:r>
      <w:r w:rsidR="004140D3" w:rsidRPr="004140D3">
        <w:rPr>
          <w:i/>
          <w:iCs/>
          <w:color w:val="215E99" w:themeColor="text2" w:themeTint="BF"/>
        </w:rPr>
        <w:t>(</w:t>
      </w:r>
      <w:r w:rsidR="004140D3">
        <w:rPr>
          <w:i/>
          <w:iCs/>
          <w:color w:val="215E99" w:themeColor="text2" w:themeTint="BF"/>
        </w:rPr>
        <w:t>add nice</w:t>
      </w:r>
      <w:r w:rsidR="004140D3" w:rsidRPr="004140D3">
        <w:rPr>
          <w:i/>
          <w:iCs/>
          <w:color w:val="215E99" w:themeColor="text2" w:themeTint="BF"/>
        </w:rPr>
        <w:t xml:space="preserve"> bullets next to each section)</w:t>
      </w:r>
    </w:p>
    <w:p w14:paraId="20329FF4" w14:textId="0C3083EE" w:rsidR="00776F45" w:rsidRPr="00776F45" w:rsidRDefault="00776F45" w:rsidP="00776F45">
      <w:r w:rsidRPr="00776F45">
        <w:t xml:space="preserve">Headline: Is a Family Office Right for You? If you answer "Yes" to any of the following, traditional banking </w:t>
      </w:r>
      <w:r>
        <w:t xml:space="preserve">or asset manager </w:t>
      </w:r>
      <w:r w:rsidRPr="00776F45">
        <w:t>may no longer suffice:</w:t>
      </w:r>
    </w:p>
    <w:p w14:paraId="16A65F40" w14:textId="77777777" w:rsidR="00776F45" w:rsidRPr="00776F45" w:rsidRDefault="00776F45" w:rsidP="00776F45">
      <w:r w:rsidRPr="00776F45">
        <w:rPr>
          <w:b/>
          <w:bCs/>
        </w:rPr>
        <w:t>Complexity</w:t>
      </w:r>
      <w:r w:rsidRPr="00776F45">
        <w:t>: Do you manage assets across multiple banks, jurisdictions, or currencies?</w:t>
      </w:r>
    </w:p>
    <w:p w14:paraId="41AA6B98" w14:textId="77777777" w:rsidR="00776F45" w:rsidRPr="00776F45" w:rsidRDefault="00776F45" w:rsidP="00776F45">
      <w:r w:rsidRPr="00776F45">
        <w:rPr>
          <w:b/>
          <w:bCs/>
        </w:rPr>
        <w:t>Time</w:t>
      </w:r>
      <w:r w:rsidRPr="00776F45">
        <w:t>: Does managing your wealth take time away from your business or family?</w:t>
      </w:r>
    </w:p>
    <w:p w14:paraId="72FED049" w14:textId="77777777" w:rsidR="00776F45" w:rsidRPr="00776F45" w:rsidRDefault="00776F45" w:rsidP="00776F45">
      <w:r w:rsidRPr="00776F45">
        <w:rPr>
          <w:b/>
          <w:bCs/>
        </w:rPr>
        <w:t>Coordination</w:t>
      </w:r>
      <w:r w:rsidRPr="00776F45">
        <w:t>: Do your accountant, lawyer, and banker speak to each other? (Or do you have to mediate?)</w:t>
      </w:r>
    </w:p>
    <w:p w14:paraId="1966F307" w14:textId="77777777" w:rsidR="00776F45" w:rsidRPr="00776F45" w:rsidRDefault="00776F45" w:rsidP="00776F45">
      <w:r w:rsidRPr="00776F45">
        <w:rPr>
          <w:b/>
          <w:bCs/>
        </w:rPr>
        <w:t>Generational Worry</w:t>
      </w:r>
      <w:r w:rsidRPr="00776F45">
        <w:t>: Are you concerned about how your children will handle the wealth?</w:t>
      </w:r>
    </w:p>
    <w:p w14:paraId="3E208A71" w14:textId="77777777" w:rsidR="00776F45" w:rsidRPr="00776F45" w:rsidRDefault="00776F45" w:rsidP="00776F45">
      <w:r w:rsidRPr="00776F45">
        <w:rPr>
          <w:b/>
          <w:bCs/>
        </w:rPr>
        <w:t>Oversight</w:t>
      </w:r>
      <w:r w:rsidRPr="00776F45">
        <w:t>: Who is checking the fees and performance of your banks?</w:t>
      </w:r>
    </w:p>
    <w:p w14:paraId="490972B0" w14:textId="77777777" w:rsidR="00776F45" w:rsidRDefault="00776F45" w:rsidP="00776F45"/>
    <w:p w14:paraId="20C3852C" w14:textId="57904B65" w:rsidR="00776F45" w:rsidRPr="00776F45" w:rsidRDefault="00776F45" w:rsidP="00776F45">
      <w:pPr>
        <w:rPr>
          <w:rtl/>
        </w:rPr>
      </w:pPr>
      <w:r w:rsidRPr="00776F45">
        <w:t xml:space="preserve">Section 3: </w:t>
      </w:r>
      <w:r w:rsidRPr="00776F45">
        <w:rPr>
          <w:b/>
          <w:bCs/>
        </w:rPr>
        <w:t xml:space="preserve">How to Choose </w:t>
      </w:r>
      <w:r w:rsidR="004140D3" w:rsidRPr="004140D3">
        <w:rPr>
          <w:i/>
          <w:iCs/>
          <w:color w:val="215E99" w:themeColor="text2" w:themeTint="BF"/>
        </w:rPr>
        <w:t>(</w:t>
      </w:r>
      <w:r w:rsidR="004140D3">
        <w:rPr>
          <w:i/>
          <w:iCs/>
          <w:color w:val="215E99" w:themeColor="text2" w:themeTint="BF"/>
        </w:rPr>
        <w:t>add nice</w:t>
      </w:r>
      <w:r w:rsidR="004140D3" w:rsidRPr="004140D3">
        <w:rPr>
          <w:i/>
          <w:iCs/>
          <w:color w:val="215E99" w:themeColor="text2" w:themeTint="BF"/>
        </w:rPr>
        <w:t xml:space="preserve"> bullets next to each section)</w:t>
      </w:r>
    </w:p>
    <w:p w14:paraId="07D8A096" w14:textId="2A079FE1" w:rsidR="00776F45" w:rsidRPr="00776F45" w:rsidRDefault="00776F45" w:rsidP="00776F45">
      <w:r w:rsidRPr="00776F45">
        <w:t>Headline: The Golden Rules of Selection When selecting a Family Office, demand three non-negotiable standards:</w:t>
      </w:r>
    </w:p>
    <w:p w14:paraId="274E7FA9" w14:textId="2334742B" w:rsidR="00776F45" w:rsidRPr="00776F45" w:rsidRDefault="00776F45" w:rsidP="00776F45">
      <w:r w:rsidRPr="00776F45">
        <w:rPr>
          <w:b/>
          <w:bCs/>
        </w:rPr>
        <w:t>Radical Independence:</w:t>
      </w:r>
      <w:r w:rsidRPr="00776F45">
        <w:t xml:space="preserve"> Are they owned by a bank</w:t>
      </w:r>
      <w:r>
        <w:t xml:space="preserve"> or Insurance company</w:t>
      </w:r>
      <w:r w:rsidRPr="00776F45">
        <w:t>?</w:t>
      </w:r>
    </w:p>
    <w:p w14:paraId="2FAFE174" w14:textId="77777777" w:rsidR="00776F45" w:rsidRPr="00776F45" w:rsidRDefault="00776F45" w:rsidP="00C02305">
      <w:pPr>
        <w:pStyle w:val="ListParagraph"/>
        <w:numPr>
          <w:ilvl w:val="0"/>
          <w:numId w:val="11"/>
        </w:numPr>
      </w:pPr>
      <w:r w:rsidRPr="00C02305">
        <w:t>FWA Standard:</w:t>
      </w:r>
      <w:r w:rsidRPr="00776F45">
        <w:t xml:space="preserve"> We are 100% privately owned. We sell no products.</w:t>
      </w:r>
    </w:p>
    <w:p w14:paraId="1B2E9668" w14:textId="19FD7335" w:rsidR="00776F45" w:rsidRPr="00776F45" w:rsidRDefault="00776F45" w:rsidP="00776F45">
      <w:r w:rsidRPr="00776F45">
        <w:rPr>
          <w:b/>
          <w:bCs/>
        </w:rPr>
        <w:t>Total Alignment</w:t>
      </w:r>
      <w:r w:rsidRPr="00776F45">
        <w:t>: Do they keep the commissions?</w:t>
      </w:r>
    </w:p>
    <w:p w14:paraId="654CCB90" w14:textId="77777777" w:rsidR="00776F45" w:rsidRPr="00776F45" w:rsidRDefault="00776F45" w:rsidP="00776F45"/>
    <w:p w14:paraId="4E2A4936" w14:textId="77777777" w:rsidR="00776F45" w:rsidRPr="00776F45" w:rsidRDefault="00776F45" w:rsidP="00C02305">
      <w:pPr>
        <w:pStyle w:val="ListParagraph"/>
        <w:numPr>
          <w:ilvl w:val="0"/>
          <w:numId w:val="11"/>
        </w:numPr>
      </w:pPr>
      <w:r w:rsidRPr="00776F45">
        <w:lastRenderedPageBreak/>
        <w:t>FWA Standard: We credit 100% of all third-party commissions back to your account.</w:t>
      </w:r>
    </w:p>
    <w:p w14:paraId="1D61439E" w14:textId="77777777" w:rsidR="00776F45" w:rsidRPr="00776F45" w:rsidRDefault="00776F45" w:rsidP="00776F45">
      <w:r w:rsidRPr="00C02305">
        <w:rPr>
          <w:b/>
          <w:bCs/>
        </w:rPr>
        <w:t>Holistic Oversight</w:t>
      </w:r>
      <w:r w:rsidRPr="00776F45">
        <w:t>: Do they see the whole picture?</w:t>
      </w:r>
    </w:p>
    <w:p w14:paraId="1CB0A5B6" w14:textId="5E5FA48D" w:rsidR="00776F45" w:rsidRDefault="00776F45" w:rsidP="00C02305">
      <w:pPr>
        <w:pStyle w:val="ListParagraph"/>
        <w:numPr>
          <w:ilvl w:val="0"/>
          <w:numId w:val="11"/>
        </w:numPr>
      </w:pPr>
      <w:r w:rsidRPr="00776F45">
        <w:t xml:space="preserve">FWA Standard: We don't just </w:t>
      </w:r>
      <w:r w:rsidR="00C02305">
        <w:t>manage your assets</w:t>
      </w:r>
      <w:r w:rsidRPr="00776F45">
        <w:t>; we optimize tax, legal structures, and family governance.</w:t>
      </w:r>
    </w:p>
    <w:p w14:paraId="176CD598" w14:textId="77777777" w:rsidR="00C02305" w:rsidRPr="00776F45" w:rsidRDefault="00C02305" w:rsidP="00C02305"/>
    <w:sectPr w:rsidR="00C02305" w:rsidRPr="00776F45" w:rsidSect="004A35C9">
      <w:pgSz w:w="11906" w:h="16838"/>
      <w:pgMar w:top="1276" w:right="1800" w:bottom="1276"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2FCE"/>
    <w:multiLevelType w:val="multilevel"/>
    <w:tmpl w:val="7A2E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85E61"/>
    <w:multiLevelType w:val="hybridMultilevel"/>
    <w:tmpl w:val="04F694D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3AE3BF6"/>
    <w:multiLevelType w:val="multilevel"/>
    <w:tmpl w:val="182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23AA8"/>
    <w:multiLevelType w:val="hybridMultilevel"/>
    <w:tmpl w:val="13EEE39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1FE1317B"/>
    <w:multiLevelType w:val="multilevel"/>
    <w:tmpl w:val="E720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C332D"/>
    <w:multiLevelType w:val="multilevel"/>
    <w:tmpl w:val="F5BC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65215"/>
    <w:multiLevelType w:val="hybridMultilevel"/>
    <w:tmpl w:val="64688952"/>
    <w:lvl w:ilvl="0" w:tplc="01D8F32C">
      <w:start w:val="1"/>
      <w:numFmt w:val="decimal"/>
      <w:lvlText w:val="%1."/>
      <w:lvlJc w:val="left"/>
      <w:pPr>
        <w:ind w:left="408" w:hanging="360"/>
      </w:pPr>
      <w:rPr>
        <w:rFonts w:hint="default"/>
        <w:b/>
      </w:rPr>
    </w:lvl>
    <w:lvl w:ilvl="1" w:tplc="0C000019" w:tentative="1">
      <w:start w:val="1"/>
      <w:numFmt w:val="lowerLetter"/>
      <w:lvlText w:val="%2."/>
      <w:lvlJc w:val="left"/>
      <w:pPr>
        <w:ind w:left="1128" w:hanging="360"/>
      </w:pPr>
    </w:lvl>
    <w:lvl w:ilvl="2" w:tplc="0C00001B" w:tentative="1">
      <w:start w:val="1"/>
      <w:numFmt w:val="lowerRoman"/>
      <w:lvlText w:val="%3."/>
      <w:lvlJc w:val="right"/>
      <w:pPr>
        <w:ind w:left="1848" w:hanging="180"/>
      </w:pPr>
    </w:lvl>
    <w:lvl w:ilvl="3" w:tplc="0C00000F" w:tentative="1">
      <w:start w:val="1"/>
      <w:numFmt w:val="decimal"/>
      <w:lvlText w:val="%4."/>
      <w:lvlJc w:val="left"/>
      <w:pPr>
        <w:ind w:left="2568" w:hanging="360"/>
      </w:pPr>
    </w:lvl>
    <w:lvl w:ilvl="4" w:tplc="0C000019" w:tentative="1">
      <w:start w:val="1"/>
      <w:numFmt w:val="lowerLetter"/>
      <w:lvlText w:val="%5."/>
      <w:lvlJc w:val="left"/>
      <w:pPr>
        <w:ind w:left="3288" w:hanging="360"/>
      </w:pPr>
    </w:lvl>
    <w:lvl w:ilvl="5" w:tplc="0C00001B" w:tentative="1">
      <w:start w:val="1"/>
      <w:numFmt w:val="lowerRoman"/>
      <w:lvlText w:val="%6."/>
      <w:lvlJc w:val="right"/>
      <w:pPr>
        <w:ind w:left="4008" w:hanging="180"/>
      </w:pPr>
    </w:lvl>
    <w:lvl w:ilvl="6" w:tplc="0C00000F" w:tentative="1">
      <w:start w:val="1"/>
      <w:numFmt w:val="decimal"/>
      <w:lvlText w:val="%7."/>
      <w:lvlJc w:val="left"/>
      <w:pPr>
        <w:ind w:left="4728" w:hanging="360"/>
      </w:pPr>
    </w:lvl>
    <w:lvl w:ilvl="7" w:tplc="0C000019" w:tentative="1">
      <w:start w:val="1"/>
      <w:numFmt w:val="lowerLetter"/>
      <w:lvlText w:val="%8."/>
      <w:lvlJc w:val="left"/>
      <w:pPr>
        <w:ind w:left="5448" w:hanging="360"/>
      </w:pPr>
    </w:lvl>
    <w:lvl w:ilvl="8" w:tplc="0C00001B" w:tentative="1">
      <w:start w:val="1"/>
      <w:numFmt w:val="lowerRoman"/>
      <w:lvlText w:val="%9."/>
      <w:lvlJc w:val="right"/>
      <w:pPr>
        <w:ind w:left="6168" w:hanging="180"/>
      </w:pPr>
    </w:lvl>
  </w:abstractNum>
  <w:abstractNum w:abstractNumId="7" w15:restartNumberingAfterBreak="0">
    <w:nsid w:val="36686FD2"/>
    <w:multiLevelType w:val="multilevel"/>
    <w:tmpl w:val="495E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63E41"/>
    <w:multiLevelType w:val="multilevel"/>
    <w:tmpl w:val="172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C15C9"/>
    <w:multiLevelType w:val="multilevel"/>
    <w:tmpl w:val="CD28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905DE"/>
    <w:multiLevelType w:val="hybridMultilevel"/>
    <w:tmpl w:val="87DEBAC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575F2E08"/>
    <w:multiLevelType w:val="multilevel"/>
    <w:tmpl w:val="4ADA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881038">
    <w:abstractNumId w:val="1"/>
  </w:num>
  <w:num w:numId="2" w16cid:durableId="1124999800">
    <w:abstractNumId w:val="7"/>
  </w:num>
  <w:num w:numId="3" w16cid:durableId="1730689312">
    <w:abstractNumId w:val="11"/>
  </w:num>
  <w:num w:numId="4" w16cid:durableId="2122913318">
    <w:abstractNumId w:val="5"/>
  </w:num>
  <w:num w:numId="5" w16cid:durableId="1237865218">
    <w:abstractNumId w:val="10"/>
  </w:num>
  <w:num w:numId="6" w16cid:durableId="2063750082">
    <w:abstractNumId w:val="8"/>
  </w:num>
  <w:num w:numId="7" w16cid:durableId="271668601">
    <w:abstractNumId w:val="2"/>
  </w:num>
  <w:num w:numId="8" w16cid:durableId="283273346">
    <w:abstractNumId w:val="9"/>
  </w:num>
  <w:num w:numId="9" w16cid:durableId="1712807879">
    <w:abstractNumId w:val="4"/>
  </w:num>
  <w:num w:numId="10" w16cid:durableId="2101025396">
    <w:abstractNumId w:val="6"/>
  </w:num>
  <w:num w:numId="11" w16cid:durableId="420490136">
    <w:abstractNumId w:val="3"/>
  </w:num>
  <w:num w:numId="12" w16cid:durableId="14611453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ny Peretz">
    <w15:presenceInfo w15:providerId="Windows Live" w15:userId="98b9e0f56ca2ae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25B2B"/>
    <w:rsid w:val="00004C47"/>
    <w:rsid w:val="00015A6C"/>
    <w:rsid w:val="00020848"/>
    <w:rsid w:val="00025CE8"/>
    <w:rsid w:val="00041657"/>
    <w:rsid w:val="000418F8"/>
    <w:rsid w:val="000448DF"/>
    <w:rsid w:val="00044A7A"/>
    <w:rsid w:val="0004518E"/>
    <w:rsid w:val="000475E5"/>
    <w:rsid w:val="000534D3"/>
    <w:rsid w:val="000575E4"/>
    <w:rsid w:val="000606BC"/>
    <w:rsid w:val="00063A77"/>
    <w:rsid w:val="00067D6A"/>
    <w:rsid w:val="00085375"/>
    <w:rsid w:val="00091486"/>
    <w:rsid w:val="00094EC7"/>
    <w:rsid w:val="00097F08"/>
    <w:rsid w:val="000A02F2"/>
    <w:rsid w:val="000A1195"/>
    <w:rsid w:val="000A797E"/>
    <w:rsid w:val="000A7ADA"/>
    <w:rsid w:val="000B1640"/>
    <w:rsid w:val="000D5BE1"/>
    <w:rsid w:val="000E27A7"/>
    <w:rsid w:val="000F3DCB"/>
    <w:rsid w:val="0012711E"/>
    <w:rsid w:val="00136486"/>
    <w:rsid w:val="00146CEA"/>
    <w:rsid w:val="00151987"/>
    <w:rsid w:val="00153EAC"/>
    <w:rsid w:val="00154077"/>
    <w:rsid w:val="00165A9D"/>
    <w:rsid w:val="0016624D"/>
    <w:rsid w:val="00170C99"/>
    <w:rsid w:val="0017603A"/>
    <w:rsid w:val="00191E65"/>
    <w:rsid w:val="001924F6"/>
    <w:rsid w:val="001977A0"/>
    <w:rsid w:val="00197A7C"/>
    <w:rsid w:val="001C10C0"/>
    <w:rsid w:val="001C3668"/>
    <w:rsid w:val="001C3D60"/>
    <w:rsid w:val="001C512F"/>
    <w:rsid w:val="001C6BE0"/>
    <w:rsid w:val="001C6CA9"/>
    <w:rsid w:val="001D3A4C"/>
    <w:rsid w:val="001D3EFB"/>
    <w:rsid w:val="001E1D31"/>
    <w:rsid w:val="001E1F7B"/>
    <w:rsid w:val="001F6862"/>
    <w:rsid w:val="002001B0"/>
    <w:rsid w:val="00201F72"/>
    <w:rsid w:val="002046FF"/>
    <w:rsid w:val="00206B01"/>
    <w:rsid w:val="00206D23"/>
    <w:rsid w:val="00210003"/>
    <w:rsid w:val="00214125"/>
    <w:rsid w:val="0021419F"/>
    <w:rsid w:val="002164DC"/>
    <w:rsid w:val="00234355"/>
    <w:rsid w:val="002362FD"/>
    <w:rsid w:val="00236A90"/>
    <w:rsid w:val="002404B8"/>
    <w:rsid w:val="002415E9"/>
    <w:rsid w:val="00242FB4"/>
    <w:rsid w:val="00246028"/>
    <w:rsid w:val="00251E57"/>
    <w:rsid w:val="0026134E"/>
    <w:rsid w:val="00273F43"/>
    <w:rsid w:val="0028019F"/>
    <w:rsid w:val="00285DDE"/>
    <w:rsid w:val="00290BB6"/>
    <w:rsid w:val="002979FB"/>
    <w:rsid w:val="002A6DC0"/>
    <w:rsid w:val="002C1DD9"/>
    <w:rsid w:val="002D1F41"/>
    <w:rsid w:val="002D55DF"/>
    <w:rsid w:val="002D64C2"/>
    <w:rsid w:val="002E0C65"/>
    <w:rsid w:val="002E4681"/>
    <w:rsid w:val="002E6D07"/>
    <w:rsid w:val="002F227C"/>
    <w:rsid w:val="002F717F"/>
    <w:rsid w:val="00306C2A"/>
    <w:rsid w:val="00316B5A"/>
    <w:rsid w:val="00317277"/>
    <w:rsid w:val="00323E29"/>
    <w:rsid w:val="003526BA"/>
    <w:rsid w:val="00353CD4"/>
    <w:rsid w:val="00357C47"/>
    <w:rsid w:val="003625AE"/>
    <w:rsid w:val="0039425B"/>
    <w:rsid w:val="00397173"/>
    <w:rsid w:val="00397312"/>
    <w:rsid w:val="003A101A"/>
    <w:rsid w:val="003B0CC6"/>
    <w:rsid w:val="003B3BDF"/>
    <w:rsid w:val="003C09D2"/>
    <w:rsid w:val="003C1BC3"/>
    <w:rsid w:val="003C31B1"/>
    <w:rsid w:val="003C4459"/>
    <w:rsid w:val="003D360D"/>
    <w:rsid w:val="003D42E7"/>
    <w:rsid w:val="003D6C93"/>
    <w:rsid w:val="003E0464"/>
    <w:rsid w:val="003F0FBC"/>
    <w:rsid w:val="003F3DAB"/>
    <w:rsid w:val="00406332"/>
    <w:rsid w:val="004140D3"/>
    <w:rsid w:val="00414725"/>
    <w:rsid w:val="004149FE"/>
    <w:rsid w:val="0042145B"/>
    <w:rsid w:val="004253AD"/>
    <w:rsid w:val="00425FD8"/>
    <w:rsid w:val="00426656"/>
    <w:rsid w:val="00427C71"/>
    <w:rsid w:val="004341BC"/>
    <w:rsid w:val="004346DF"/>
    <w:rsid w:val="004603D4"/>
    <w:rsid w:val="00475948"/>
    <w:rsid w:val="00477485"/>
    <w:rsid w:val="0048100E"/>
    <w:rsid w:val="00482C8E"/>
    <w:rsid w:val="0048763C"/>
    <w:rsid w:val="004A2A40"/>
    <w:rsid w:val="004A35C9"/>
    <w:rsid w:val="004A6503"/>
    <w:rsid w:val="004B11AD"/>
    <w:rsid w:val="004B2290"/>
    <w:rsid w:val="004C4EAA"/>
    <w:rsid w:val="004D0092"/>
    <w:rsid w:val="004D5225"/>
    <w:rsid w:val="004D5610"/>
    <w:rsid w:val="004D5D7F"/>
    <w:rsid w:val="004D678D"/>
    <w:rsid w:val="004F0A3C"/>
    <w:rsid w:val="004F7096"/>
    <w:rsid w:val="005028A4"/>
    <w:rsid w:val="00511FE3"/>
    <w:rsid w:val="00520780"/>
    <w:rsid w:val="005217A2"/>
    <w:rsid w:val="00527C85"/>
    <w:rsid w:val="00535633"/>
    <w:rsid w:val="00562A8A"/>
    <w:rsid w:val="00571B21"/>
    <w:rsid w:val="00573607"/>
    <w:rsid w:val="00574298"/>
    <w:rsid w:val="0057751F"/>
    <w:rsid w:val="00577964"/>
    <w:rsid w:val="00582670"/>
    <w:rsid w:val="00584D51"/>
    <w:rsid w:val="00587EB8"/>
    <w:rsid w:val="00590F5D"/>
    <w:rsid w:val="005A40F4"/>
    <w:rsid w:val="005B0521"/>
    <w:rsid w:val="005B0E86"/>
    <w:rsid w:val="005D25F5"/>
    <w:rsid w:val="005E0C14"/>
    <w:rsid w:val="005E1960"/>
    <w:rsid w:val="005E5ED7"/>
    <w:rsid w:val="005F0529"/>
    <w:rsid w:val="005F65FB"/>
    <w:rsid w:val="00600F02"/>
    <w:rsid w:val="006043DE"/>
    <w:rsid w:val="00612550"/>
    <w:rsid w:val="00614978"/>
    <w:rsid w:val="00623C09"/>
    <w:rsid w:val="00624A1E"/>
    <w:rsid w:val="0062714C"/>
    <w:rsid w:val="00627BCC"/>
    <w:rsid w:val="00640643"/>
    <w:rsid w:val="006413A2"/>
    <w:rsid w:val="00642461"/>
    <w:rsid w:val="00643615"/>
    <w:rsid w:val="00650501"/>
    <w:rsid w:val="00660C22"/>
    <w:rsid w:val="00673ED6"/>
    <w:rsid w:val="0067503F"/>
    <w:rsid w:val="00677896"/>
    <w:rsid w:val="00680144"/>
    <w:rsid w:val="0068197C"/>
    <w:rsid w:val="006864D1"/>
    <w:rsid w:val="00691196"/>
    <w:rsid w:val="00696C2F"/>
    <w:rsid w:val="006A112E"/>
    <w:rsid w:val="006B7AC7"/>
    <w:rsid w:val="006C01DC"/>
    <w:rsid w:val="006C5E98"/>
    <w:rsid w:val="006D4882"/>
    <w:rsid w:val="006E29E2"/>
    <w:rsid w:val="006E3FC6"/>
    <w:rsid w:val="006E63EA"/>
    <w:rsid w:val="006F6790"/>
    <w:rsid w:val="00703512"/>
    <w:rsid w:val="007120C5"/>
    <w:rsid w:val="00712DD7"/>
    <w:rsid w:val="00716D53"/>
    <w:rsid w:val="00721C5C"/>
    <w:rsid w:val="00740771"/>
    <w:rsid w:val="00741DB5"/>
    <w:rsid w:val="007463DA"/>
    <w:rsid w:val="00750BF6"/>
    <w:rsid w:val="00755FBB"/>
    <w:rsid w:val="00756010"/>
    <w:rsid w:val="00760BE4"/>
    <w:rsid w:val="00762C06"/>
    <w:rsid w:val="007639BB"/>
    <w:rsid w:val="0076668E"/>
    <w:rsid w:val="0077023F"/>
    <w:rsid w:val="00774F07"/>
    <w:rsid w:val="00776F45"/>
    <w:rsid w:val="00777F64"/>
    <w:rsid w:val="007815FF"/>
    <w:rsid w:val="0079275F"/>
    <w:rsid w:val="007A43EB"/>
    <w:rsid w:val="007A5101"/>
    <w:rsid w:val="007B0E8A"/>
    <w:rsid w:val="007B2BCE"/>
    <w:rsid w:val="007D79AD"/>
    <w:rsid w:val="007E0899"/>
    <w:rsid w:val="007E63F0"/>
    <w:rsid w:val="007F025A"/>
    <w:rsid w:val="007F62C6"/>
    <w:rsid w:val="007F65BB"/>
    <w:rsid w:val="00800E66"/>
    <w:rsid w:val="00810D72"/>
    <w:rsid w:val="00812ABB"/>
    <w:rsid w:val="00813700"/>
    <w:rsid w:val="008225CC"/>
    <w:rsid w:val="00825B2B"/>
    <w:rsid w:val="008347B5"/>
    <w:rsid w:val="00836A07"/>
    <w:rsid w:val="00836AA3"/>
    <w:rsid w:val="00841324"/>
    <w:rsid w:val="0084242F"/>
    <w:rsid w:val="008476C8"/>
    <w:rsid w:val="008532ED"/>
    <w:rsid w:val="00854804"/>
    <w:rsid w:val="008577F5"/>
    <w:rsid w:val="00866C40"/>
    <w:rsid w:val="00873063"/>
    <w:rsid w:val="00874D11"/>
    <w:rsid w:val="00881EA2"/>
    <w:rsid w:val="008872D6"/>
    <w:rsid w:val="00890818"/>
    <w:rsid w:val="00891EC0"/>
    <w:rsid w:val="008A55C9"/>
    <w:rsid w:val="008B14E6"/>
    <w:rsid w:val="008C06C0"/>
    <w:rsid w:val="008D0F10"/>
    <w:rsid w:val="008E5057"/>
    <w:rsid w:val="008E575C"/>
    <w:rsid w:val="008F054A"/>
    <w:rsid w:val="008F55DB"/>
    <w:rsid w:val="00902EC3"/>
    <w:rsid w:val="0090393D"/>
    <w:rsid w:val="009049E9"/>
    <w:rsid w:val="00905FB4"/>
    <w:rsid w:val="00906D2C"/>
    <w:rsid w:val="009120C4"/>
    <w:rsid w:val="00921F4C"/>
    <w:rsid w:val="00930E7E"/>
    <w:rsid w:val="00935072"/>
    <w:rsid w:val="00935B22"/>
    <w:rsid w:val="00936A4A"/>
    <w:rsid w:val="009427C5"/>
    <w:rsid w:val="0094374A"/>
    <w:rsid w:val="0094464F"/>
    <w:rsid w:val="00962627"/>
    <w:rsid w:val="009650A1"/>
    <w:rsid w:val="00971A0B"/>
    <w:rsid w:val="00973B67"/>
    <w:rsid w:val="00984354"/>
    <w:rsid w:val="00991348"/>
    <w:rsid w:val="00994FC1"/>
    <w:rsid w:val="00995745"/>
    <w:rsid w:val="009A08ED"/>
    <w:rsid w:val="009A2532"/>
    <w:rsid w:val="009A76FD"/>
    <w:rsid w:val="009B6487"/>
    <w:rsid w:val="009B77D6"/>
    <w:rsid w:val="009C737B"/>
    <w:rsid w:val="009D155F"/>
    <w:rsid w:val="009D1A54"/>
    <w:rsid w:val="009D1BE5"/>
    <w:rsid w:val="009D5B11"/>
    <w:rsid w:val="009E12BA"/>
    <w:rsid w:val="009E6637"/>
    <w:rsid w:val="009F11B4"/>
    <w:rsid w:val="009F1758"/>
    <w:rsid w:val="009F19FD"/>
    <w:rsid w:val="009F4815"/>
    <w:rsid w:val="009F75BD"/>
    <w:rsid w:val="00A06A6C"/>
    <w:rsid w:val="00A13A4A"/>
    <w:rsid w:val="00A13C11"/>
    <w:rsid w:val="00A20FBC"/>
    <w:rsid w:val="00A321B9"/>
    <w:rsid w:val="00A32A2D"/>
    <w:rsid w:val="00A5203C"/>
    <w:rsid w:val="00A5247A"/>
    <w:rsid w:val="00A57098"/>
    <w:rsid w:val="00A5711E"/>
    <w:rsid w:val="00A6036A"/>
    <w:rsid w:val="00A6745E"/>
    <w:rsid w:val="00A72D52"/>
    <w:rsid w:val="00A80C07"/>
    <w:rsid w:val="00A83941"/>
    <w:rsid w:val="00A8541C"/>
    <w:rsid w:val="00A90447"/>
    <w:rsid w:val="00A93BB6"/>
    <w:rsid w:val="00A93C57"/>
    <w:rsid w:val="00AA6076"/>
    <w:rsid w:val="00AA6BB9"/>
    <w:rsid w:val="00AB196F"/>
    <w:rsid w:val="00AB2000"/>
    <w:rsid w:val="00AB6F6D"/>
    <w:rsid w:val="00AB751F"/>
    <w:rsid w:val="00AC20B1"/>
    <w:rsid w:val="00AC4365"/>
    <w:rsid w:val="00AD3B34"/>
    <w:rsid w:val="00AD6824"/>
    <w:rsid w:val="00AD754C"/>
    <w:rsid w:val="00AE18F5"/>
    <w:rsid w:val="00AE4F88"/>
    <w:rsid w:val="00AE59D8"/>
    <w:rsid w:val="00AF41FA"/>
    <w:rsid w:val="00B04777"/>
    <w:rsid w:val="00B07C33"/>
    <w:rsid w:val="00B11FCC"/>
    <w:rsid w:val="00B12CCD"/>
    <w:rsid w:val="00B15FB8"/>
    <w:rsid w:val="00B17EB7"/>
    <w:rsid w:val="00B37E05"/>
    <w:rsid w:val="00B40CE8"/>
    <w:rsid w:val="00B5123B"/>
    <w:rsid w:val="00B54855"/>
    <w:rsid w:val="00B552F5"/>
    <w:rsid w:val="00B55C57"/>
    <w:rsid w:val="00B57E1B"/>
    <w:rsid w:val="00B65090"/>
    <w:rsid w:val="00B662FD"/>
    <w:rsid w:val="00B70A7E"/>
    <w:rsid w:val="00B92490"/>
    <w:rsid w:val="00B934B6"/>
    <w:rsid w:val="00BA3049"/>
    <w:rsid w:val="00BA5A2C"/>
    <w:rsid w:val="00BB5D6A"/>
    <w:rsid w:val="00BC6C78"/>
    <w:rsid w:val="00BD5864"/>
    <w:rsid w:val="00BE3268"/>
    <w:rsid w:val="00BE6764"/>
    <w:rsid w:val="00BE7B97"/>
    <w:rsid w:val="00C02305"/>
    <w:rsid w:val="00C0655A"/>
    <w:rsid w:val="00C141F8"/>
    <w:rsid w:val="00C17724"/>
    <w:rsid w:val="00C20FDA"/>
    <w:rsid w:val="00C277A8"/>
    <w:rsid w:val="00C30435"/>
    <w:rsid w:val="00C313D2"/>
    <w:rsid w:val="00C339F1"/>
    <w:rsid w:val="00C35C62"/>
    <w:rsid w:val="00C45909"/>
    <w:rsid w:val="00C5087D"/>
    <w:rsid w:val="00C51206"/>
    <w:rsid w:val="00C530BF"/>
    <w:rsid w:val="00C6035D"/>
    <w:rsid w:val="00C60973"/>
    <w:rsid w:val="00C705A9"/>
    <w:rsid w:val="00C82229"/>
    <w:rsid w:val="00C83571"/>
    <w:rsid w:val="00C83B62"/>
    <w:rsid w:val="00C92914"/>
    <w:rsid w:val="00C938EA"/>
    <w:rsid w:val="00CA5F65"/>
    <w:rsid w:val="00CA6ACB"/>
    <w:rsid w:val="00CB2B65"/>
    <w:rsid w:val="00CB621A"/>
    <w:rsid w:val="00CB7EC1"/>
    <w:rsid w:val="00CD1777"/>
    <w:rsid w:val="00CD25D4"/>
    <w:rsid w:val="00CE0717"/>
    <w:rsid w:val="00CF1D61"/>
    <w:rsid w:val="00D049F6"/>
    <w:rsid w:val="00D07482"/>
    <w:rsid w:val="00D14C61"/>
    <w:rsid w:val="00D27AE7"/>
    <w:rsid w:val="00D32D73"/>
    <w:rsid w:val="00D426D8"/>
    <w:rsid w:val="00D45205"/>
    <w:rsid w:val="00D456BB"/>
    <w:rsid w:val="00D45778"/>
    <w:rsid w:val="00D52C29"/>
    <w:rsid w:val="00D6138F"/>
    <w:rsid w:val="00D63B12"/>
    <w:rsid w:val="00D65DE5"/>
    <w:rsid w:val="00D71E47"/>
    <w:rsid w:val="00D72E75"/>
    <w:rsid w:val="00D80500"/>
    <w:rsid w:val="00D85828"/>
    <w:rsid w:val="00D85A2C"/>
    <w:rsid w:val="00D91BC9"/>
    <w:rsid w:val="00D94982"/>
    <w:rsid w:val="00DA10A5"/>
    <w:rsid w:val="00DA54E3"/>
    <w:rsid w:val="00DB12B9"/>
    <w:rsid w:val="00DB53C1"/>
    <w:rsid w:val="00DB7016"/>
    <w:rsid w:val="00DC3C72"/>
    <w:rsid w:val="00DC4A9F"/>
    <w:rsid w:val="00DC50F8"/>
    <w:rsid w:val="00DC7263"/>
    <w:rsid w:val="00DC7845"/>
    <w:rsid w:val="00DC7D59"/>
    <w:rsid w:val="00DD28BD"/>
    <w:rsid w:val="00DD3786"/>
    <w:rsid w:val="00DE1B1E"/>
    <w:rsid w:val="00DE41AF"/>
    <w:rsid w:val="00DE471C"/>
    <w:rsid w:val="00DE5F8C"/>
    <w:rsid w:val="00DE645F"/>
    <w:rsid w:val="00DE68E2"/>
    <w:rsid w:val="00DE6A9C"/>
    <w:rsid w:val="00DF131C"/>
    <w:rsid w:val="00DF63A5"/>
    <w:rsid w:val="00E0043D"/>
    <w:rsid w:val="00E028DB"/>
    <w:rsid w:val="00E27602"/>
    <w:rsid w:val="00E310CB"/>
    <w:rsid w:val="00E317AB"/>
    <w:rsid w:val="00E33493"/>
    <w:rsid w:val="00E346A9"/>
    <w:rsid w:val="00E346B8"/>
    <w:rsid w:val="00E43A7E"/>
    <w:rsid w:val="00E452AD"/>
    <w:rsid w:val="00E51B83"/>
    <w:rsid w:val="00E534B6"/>
    <w:rsid w:val="00E578DD"/>
    <w:rsid w:val="00E639CA"/>
    <w:rsid w:val="00E70A3E"/>
    <w:rsid w:val="00E72F7B"/>
    <w:rsid w:val="00E73568"/>
    <w:rsid w:val="00E741C2"/>
    <w:rsid w:val="00E84790"/>
    <w:rsid w:val="00E84D5D"/>
    <w:rsid w:val="00EB4C51"/>
    <w:rsid w:val="00EC749A"/>
    <w:rsid w:val="00ED1273"/>
    <w:rsid w:val="00ED2EC4"/>
    <w:rsid w:val="00ED386D"/>
    <w:rsid w:val="00ED7607"/>
    <w:rsid w:val="00EE3C45"/>
    <w:rsid w:val="00EF05CC"/>
    <w:rsid w:val="00EF1940"/>
    <w:rsid w:val="00EF1BC9"/>
    <w:rsid w:val="00EF409B"/>
    <w:rsid w:val="00F11891"/>
    <w:rsid w:val="00F130A9"/>
    <w:rsid w:val="00F14367"/>
    <w:rsid w:val="00F15EB0"/>
    <w:rsid w:val="00F17F8A"/>
    <w:rsid w:val="00F208C3"/>
    <w:rsid w:val="00F22E33"/>
    <w:rsid w:val="00F40EA7"/>
    <w:rsid w:val="00F41720"/>
    <w:rsid w:val="00F47232"/>
    <w:rsid w:val="00F51604"/>
    <w:rsid w:val="00F62BD3"/>
    <w:rsid w:val="00F6300D"/>
    <w:rsid w:val="00F679F0"/>
    <w:rsid w:val="00F67A41"/>
    <w:rsid w:val="00F74856"/>
    <w:rsid w:val="00F80E39"/>
    <w:rsid w:val="00F977D4"/>
    <w:rsid w:val="00FC17DF"/>
    <w:rsid w:val="00FC5AA3"/>
    <w:rsid w:val="00FD22D6"/>
    <w:rsid w:val="00FD5F38"/>
    <w:rsid w:val="00FE0572"/>
    <w:rsid w:val="00FE0CBD"/>
    <w:rsid w:val="00FE605A"/>
    <w:rsid w:val="00FE6B9F"/>
    <w:rsid w:val="00FE758E"/>
    <w:rsid w:val="00FF060E"/>
    <w:rsid w:val="00FF1817"/>
    <w:rsid w:val="00FF3CA5"/>
    <w:rsid w:val="00FF3D4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86A56"/>
  <w15:chartTrackingRefBased/>
  <w15:docId w15:val="{2463F573-3E6C-4330-81A4-5AF436052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5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5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5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5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5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5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2B"/>
    <w:rPr>
      <w:rFonts w:eastAsiaTheme="majorEastAsia" w:cstheme="majorBidi"/>
      <w:color w:val="272727" w:themeColor="text1" w:themeTint="D8"/>
    </w:rPr>
  </w:style>
  <w:style w:type="paragraph" w:styleId="Title">
    <w:name w:val="Title"/>
    <w:basedOn w:val="Normal"/>
    <w:next w:val="Normal"/>
    <w:link w:val="TitleChar"/>
    <w:uiPriority w:val="10"/>
    <w:qFormat/>
    <w:rsid w:val="00825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2B"/>
    <w:pPr>
      <w:spacing w:before="160"/>
      <w:jc w:val="center"/>
    </w:pPr>
    <w:rPr>
      <w:i/>
      <w:iCs/>
      <w:color w:val="404040" w:themeColor="text1" w:themeTint="BF"/>
    </w:rPr>
  </w:style>
  <w:style w:type="character" w:customStyle="1" w:styleId="QuoteChar">
    <w:name w:val="Quote Char"/>
    <w:basedOn w:val="DefaultParagraphFont"/>
    <w:link w:val="Quote"/>
    <w:uiPriority w:val="29"/>
    <w:rsid w:val="00825B2B"/>
    <w:rPr>
      <w:i/>
      <w:iCs/>
      <w:color w:val="404040" w:themeColor="text1" w:themeTint="BF"/>
    </w:rPr>
  </w:style>
  <w:style w:type="paragraph" w:styleId="ListParagraph">
    <w:name w:val="List Paragraph"/>
    <w:basedOn w:val="Normal"/>
    <w:uiPriority w:val="34"/>
    <w:qFormat/>
    <w:rsid w:val="00825B2B"/>
    <w:pPr>
      <w:ind w:left="720"/>
      <w:contextualSpacing/>
    </w:pPr>
  </w:style>
  <w:style w:type="character" w:styleId="IntenseEmphasis">
    <w:name w:val="Intense Emphasis"/>
    <w:basedOn w:val="DefaultParagraphFont"/>
    <w:uiPriority w:val="21"/>
    <w:qFormat/>
    <w:rsid w:val="00825B2B"/>
    <w:rPr>
      <w:i/>
      <w:iCs/>
      <w:color w:val="0F4761" w:themeColor="accent1" w:themeShade="BF"/>
    </w:rPr>
  </w:style>
  <w:style w:type="paragraph" w:styleId="IntenseQuote">
    <w:name w:val="Intense Quote"/>
    <w:basedOn w:val="Normal"/>
    <w:next w:val="Normal"/>
    <w:link w:val="IntenseQuoteChar"/>
    <w:uiPriority w:val="30"/>
    <w:qFormat/>
    <w:rsid w:val="00825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B2B"/>
    <w:rPr>
      <w:i/>
      <w:iCs/>
      <w:color w:val="0F4761" w:themeColor="accent1" w:themeShade="BF"/>
    </w:rPr>
  </w:style>
  <w:style w:type="character" w:styleId="IntenseReference">
    <w:name w:val="Intense Reference"/>
    <w:basedOn w:val="DefaultParagraphFont"/>
    <w:uiPriority w:val="32"/>
    <w:qFormat/>
    <w:rsid w:val="00825B2B"/>
    <w:rPr>
      <w:b/>
      <w:bCs/>
      <w:smallCaps/>
      <w:color w:val="0F4761" w:themeColor="accent1" w:themeShade="BF"/>
      <w:spacing w:val="5"/>
    </w:rPr>
  </w:style>
  <w:style w:type="character" w:styleId="Hyperlink">
    <w:name w:val="Hyperlink"/>
    <w:basedOn w:val="DefaultParagraphFont"/>
    <w:uiPriority w:val="99"/>
    <w:unhideWhenUsed/>
    <w:rsid w:val="00825B2B"/>
    <w:rPr>
      <w:color w:val="467886" w:themeColor="hyperlink"/>
      <w:u w:val="single"/>
    </w:rPr>
  </w:style>
  <w:style w:type="character" w:styleId="UnresolvedMention">
    <w:name w:val="Unresolved Mention"/>
    <w:basedOn w:val="DefaultParagraphFont"/>
    <w:uiPriority w:val="99"/>
    <w:semiHidden/>
    <w:unhideWhenUsed/>
    <w:rsid w:val="00825B2B"/>
    <w:rPr>
      <w:color w:val="605E5C"/>
      <w:shd w:val="clear" w:color="auto" w:fill="E1DFDD"/>
    </w:rPr>
  </w:style>
  <w:style w:type="paragraph" w:styleId="NormalWeb">
    <w:name w:val="Normal (Web)"/>
    <w:basedOn w:val="Normal"/>
    <w:uiPriority w:val="99"/>
    <w:semiHidden/>
    <w:unhideWhenUsed/>
    <w:rsid w:val="004A35C9"/>
    <w:rPr>
      <w:rFonts w:ascii="Times New Roman" w:hAnsi="Times New Roman" w:cs="Times New Roman"/>
    </w:rPr>
  </w:style>
  <w:style w:type="character" w:styleId="FollowedHyperlink">
    <w:name w:val="FollowedHyperlink"/>
    <w:basedOn w:val="DefaultParagraphFont"/>
    <w:uiPriority w:val="99"/>
    <w:semiHidden/>
    <w:unhideWhenUsed/>
    <w:rsid w:val="009427C5"/>
    <w:rPr>
      <w:color w:val="96607D" w:themeColor="followedHyperlink"/>
      <w:u w:val="single"/>
    </w:rPr>
  </w:style>
  <w:style w:type="paragraph" w:styleId="Revision">
    <w:name w:val="Revision"/>
    <w:hidden/>
    <w:uiPriority w:val="99"/>
    <w:semiHidden/>
    <w:rsid w:val="00A80C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linkedin.com/in/on-goldenberg-725baa73/?lipi=urn%3Ali%3Apage%3Ad_flagship3_feed%3BGT5MCAQcQTSBFfoMWKR%2F3Q%3D%3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gil-ben-zadok-8966a870/" TargetMode="External"/><Relationship Id="rId12" Type="http://schemas.openxmlformats.org/officeDocument/2006/relationships/hyperlink" Target="https://abhijeetrayy.github.io/fwa/investment-philosoph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dperetz/" TargetMode="External"/><Relationship Id="rId11" Type="http://schemas.openxmlformats.org/officeDocument/2006/relationships/hyperlink" Target="https://abhijeetrayy.github.io/fwa/philosophy.html" TargetMode="External"/><Relationship Id="rId5" Type="http://schemas.openxmlformats.org/officeDocument/2006/relationships/hyperlink" Target="https://abhijeetrayy.github.io/fwa/index.html" TargetMode="Externa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linkedin.com/in/benjamin-sarkisov-a2b4a222a/"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517</TotalTime>
  <Pages>14</Pages>
  <Words>3857</Words>
  <Characters>21989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Peretz</dc:creator>
  <cp:keywords/>
  <dc:description/>
  <cp:lastModifiedBy>Danny Peretz</cp:lastModifiedBy>
  <cp:revision>17</cp:revision>
  <dcterms:created xsi:type="dcterms:W3CDTF">2026-01-31T10:21:00Z</dcterms:created>
  <dcterms:modified xsi:type="dcterms:W3CDTF">2026-02-06T10:58:00Z</dcterms:modified>
</cp:coreProperties>
</file>